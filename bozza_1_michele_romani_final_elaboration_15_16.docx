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B8E809" w14:textId="77777777" w:rsidR="006D1703" w:rsidRPr="00A543E1" w:rsidRDefault="006D1703">
      <w:pPr>
        <w:rPr>
          <w:rFonts w:ascii="Tahoma" w:hAnsi="Tahoma" w:cs="Tahoma"/>
        </w:rPr>
      </w:pPr>
    </w:p>
    <w:p w14:paraId="45C56C00" w14:textId="77777777" w:rsidR="006D1703" w:rsidRPr="00A543E1" w:rsidRDefault="006D1703">
      <w:pPr>
        <w:rPr>
          <w:rFonts w:ascii="Tahoma" w:hAnsi="Tahoma" w:cs="Tahoma"/>
        </w:rPr>
      </w:pPr>
    </w:p>
    <w:p w14:paraId="5A7CF06B" w14:textId="77777777" w:rsidR="006D1703" w:rsidRPr="00A543E1" w:rsidRDefault="00BA68DA" w:rsidP="00BA68DA">
      <w:pPr>
        <w:jc w:val="center"/>
        <w:rPr>
          <w:rFonts w:ascii="Tahoma" w:hAnsi="Tahoma" w:cs="Tahoma"/>
        </w:rPr>
      </w:pPr>
      <w:r w:rsidRPr="00BA68DA">
        <w:rPr>
          <w:rFonts w:ascii="Tahoma" w:hAnsi="Tahoma" w:cs="Tahoma"/>
          <w:noProof/>
        </w:rPr>
        <w:drawing>
          <wp:inline distT="0" distB="0" distL="0" distR="0" wp14:anchorId="313C89D7" wp14:editId="07777777">
            <wp:extent cx="4140958" cy="1676400"/>
            <wp:effectExtent l="0" t="0" r="0" b="0"/>
            <wp:docPr id="1" name="Immagine 1" descr="Z:\COMUNICAZIONE\IDENTITA'_VISIVA\Loghi\Loghi Ateneo\eng_nero_uni1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OMUNICAZIONE\IDENTITA'_VISIVA\Loghi\Loghi Ateneo\eng_nero_uni1r.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655" cy="1676682"/>
                    </a:xfrm>
                    <a:prstGeom prst="rect">
                      <a:avLst/>
                    </a:prstGeom>
                    <a:noFill/>
                    <a:ln>
                      <a:noFill/>
                    </a:ln>
                  </pic:spPr>
                </pic:pic>
              </a:graphicData>
            </a:graphic>
          </wp:inline>
        </w:drawing>
      </w:r>
    </w:p>
    <w:p w14:paraId="5B95CC9D" w14:textId="77777777" w:rsidR="006D1703" w:rsidRPr="00A543E1" w:rsidRDefault="006D1703">
      <w:pPr>
        <w:rPr>
          <w:rFonts w:ascii="Tahoma" w:hAnsi="Tahoma" w:cs="Tahoma"/>
        </w:rPr>
      </w:pPr>
    </w:p>
    <w:p w14:paraId="4CE79AFE" w14:textId="77777777" w:rsidR="006D1703" w:rsidRPr="00A543E1" w:rsidRDefault="006D1703">
      <w:pPr>
        <w:rPr>
          <w:rFonts w:ascii="Tahoma" w:hAnsi="Tahoma" w:cs="Tahoma"/>
        </w:rPr>
      </w:pPr>
    </w:p>
    <w:p w14:paraId="0C6ABF38" w14:textId="77777777" w:rsidR="006D1703" w:rsidRPr="00A543E1" w:rsidRDefault="006D1703">
      <w:pPr>
        <w:rPr>
          <w:rFonts w:ascii="Tahoma" w:hAnsi="Tahoma" w:cs="Tahoma"/>
        </w:rPr>
      </w:pPr>
    </w:p>
    <w:p w14:paraId="38463F3C" w14:textId="77777777" w:rsidR="00C613DB" w:rsidRPr="00DE1964" w:rsidRDefault="00C613DB" w:rsidP="00C613DB">
      <w:pPr>
        <w:widowControl w:val="0"/>
        <w:suppressAutoHyphens/>
        <w:autoSpaceDN w:val="0"/>
        <w:jc w:val="center"/>
        <w:textAlignment w:val="baseline"/>
        <w:rPr>
          <w:rFonts w:ascii="FreeSans,Droid Sans Fallback" w:eastAsia="FreeSans,Droid Sans Fallback" w:hAnsi="FreeSans,Droid Sans Fallback" w:cs="FreeSans,Droid Sans Fallback"/>
          <w:sz w:val="36"/>
          <w:szCs w:val="36"/>
          <w:lang w:val="en-US" w:eastAsia="zh-CN" w:bidi="hi-IN"/>
        </w:rPr>
      </w:pPr>
      <w:r w:rsidRPr="44035508">
        <w:rPr>
          <w:rFonts w:ascii="FreeSans,Droid Sans Fallback" w:eastAsia="FreeSans,Droid Sans Fallback" w:hAnsi="FreeSans,Droid Sans Fallback" w:cs="FreeSans,Droid Sans Fallback"/>
          <w:kern w:val="3"/>
          <w:sz w:val="36"/>
          <w:szCs w:val="36"/>
          <w:lang w:val="en-US" w:eastAsia="zh-CN" w:bidi="hi-IN"/>
        </w:rPr>
        <w:t>D</w:t>
      </w:r>
      <w:r w:rsidR="00DE1964" w:rsidRPr="44035508">
        <w:rPr>
          <w:rFonts w:ascii="FreeSans,Droid Sans Fallback" w:eastAsia="FreeSans,Droid Sans Fallback" w:hAnsi="FreeSans,Droid Sans Fallback" w:cs="FreeSans,Droid Sans Fallback"/>
          <w:kern w:val="3"/>
          <w:sz w:val="36"/>
          <w:szCs w:val="36"/>
          <w:lang w:val="en-US" w:eastAsia="zh-CN" w:bidi="hi-IN"/>
        </w:rPr>
        <w:t>epartment of Information Engineering and Computer Science</w:t>
      </w:r>
    </w:p>
    <w:p w14:paraId="30E3D764"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1F10BCF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3256F0" w14:textId="77777777" w:rsidR="00C613DB" w:rsidRPr="004F77C2" w:rsidRDefault="00DE1964" w:rsidP="00C613DB">
      <w:pPr>
        <w:widowControl w:val="0"/>
        <w:suppressAutoHyphens/>
        <w:autoSpaceDN w:val="0"/>
        <w:jc w:val="center"/>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kern w:val="3"/>
          <w:sz w:val="32"/>
          <w:szCs w:val="32"/>
          <w:lang w:val="en-US" w:eastAsia="zh-CN" w:bidi="hi-IN"/>
        </w:rPr>
        <w:t>Bachelor’s Degree in</w:t>
      </w:r>
    </w:p>
    <w:p w14:paraId="346A33A1" w14:textId="77777777" w:rsidR="00C613DB" w:rsidRPr="004F77C2" w:rsidRDefault="00C613DB" w:rsidP="0F792BA2">
      <w:pPr>
        <w:widowControl w:val="0"/>
        <w:suppressAutoHyphens/>
        <w:autoSpaceDN w:val="0"/>
        <w:jc w:val="center"/>
        <w:textAlignment w:val="baseline"/>
        <w:rPr>
          <w:rFonts w:ascii="FreeSans,Droid Sans Fallback" w:eastAsia="FreeSans,Droid Sans Fallback" w:hAnsi="FreeSans,Droid Sans Fallback" w:cs="FreeSans,Droid Sans Fallback"/>
          <w:sz w:val="32"/>
          <w:szCs w:val="32"/>
          <w:lang w:val="en-US" w:eastAsia="zh-CN" w:bidi="hi-IN"/>
        </w:rPr>
      </w:pPr>
      <w:r w:rsidRPr="0F792BA2">
        <w:rPr>
          <w:rFonts w:ascii="FreeSans,Droid Sans Fallback" w:eastAsia="FreeSans,Droid Sans Fallback" w:hAnsi="FreeSans,Droid Sans Fallback" w:cs="FreeSans,Droid Sans Fallback"/>
          <w:kern w:val="3"/>
          <w:sz w:val="32"/>
          <w:szCs w:val="32"/>
          <w:lang w:val="en-US" w:eastAsia="zh-CN" w:bidi="hi-IN"/>
        </w:rPr>
        <w:t>Computer Science</w:t>
      </w:r>
    </w:p>
    <w:p w14:paraId="7747357F"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E4DE52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20E5CC3B"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28FF2CB4" w14:textId="77777777" w:rsidR="00C613DB" w:rsidRPr="004F77C2" w:rsidRDefault="00C613DB" w:rsidP="00C613DB">
      <w:pPr>
        <w:widowControl w:val="0"/>
        <w:suppressAutoHyphens/>
        <w:autoSpaceDN w:val="0"/>
        <w:jc w:val="center"/>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smallCaps/>
          <w:kern w:val="3"/>
          <w:sz w:val="32"/>
          <w:szCs w:val="32"/>
          <w:lang w:val="en-US" w:eastAsia="zh-CN" w:bidi="hi-IN"/>
        </w:rPr>
        <w:t>final</w:t>
      </w:r>
      <w:r w:rsidR="00DE1964" w:rsidRPr="44035508">
        <w:rPr>
          <w:rFonts w:ascii="FreeSans,Droid Sans Fallback" w:eastAsia="FreeSans,Droid Sans Fallback" w:hAnsi="FreeSans,Droid Sans Fallback" w:cs="FreeSans,Droid Sans Fallback"/>
          <w:smallCaps/>
          <w:kern w:val="3"/>
          <w:sz w:val="32"/>
          <w:szCs w:val="32"/>
          <w:lang w:val="en-US" w:eastAsia="zh-CN" w:bidi="hi-IN"/>
        </w:rPr>
        <w:t xml:space="preserve"> disse</w:t>
      </w:r>
      <w:r w:rsidR="003E45B7" w:rsidRPr="44035508">
        <w:rPr>
          <w:rFonts w:ascii="FreeSans,Droid Sans Fallback" w:eastAsia="FreeSans,Droid Sans Fallback" w:hAnsi="FreeSans,Droid Sans Fallback" w:cs="FreeSans,Droid Sans Fallback"/>
          <w:smallCaps/>
          <w:kern w:val="3"/>
          <w:sz w:val="32"/>
          <w:szCs w:val="32"/>
          <w:lang w:val="en-US" w:eastAsia="zh-CN" w:bidi="hi-IN"/>
        </w:rPr>
        <w:t>r</w:t>
      </w:r>
      <w:r w:rsidR="00DE1964" w:rsidRPr="44035508">
        <w:rPr>
          <w:rFonts w:ascii="FreeSans,Droid Sans Fallback" w:eastAsia="FreeSans,Droid Sans Fallback" w:hAnsi="FreeSans,Droid Sans Fallback" w:cs="FreeSans,Droid Sans Fallback"/>
          <w:smallCaps/>
          <w:kern w:val="3"/>
          <w:sz w:val="32"/>
          <w:szCs w:val="32"/>
          <w:lang w:val="en-US" w:eastAsia="zh-CN" w:bidi="hi-IN"/>
        </w:rPr>
        <w:t>tation</w:t>
      </w:r>
    </w:p>
    <w:p w14:paraId="1F441AE4"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26528E8"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059F5EB4"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2B326017" w14:textId="4E04A40C" w:rsidR="00C613DB" w:rsidRPr="00C613DB" w:rsidRDefault="00242CF7" w:rsidP="00C613DB">
      <w:pPr>
        <w:widowControl w:val="0"/>
        <w:suppressAutoHyphens/>
        <w:autoSpaceDN w:val="0"/>
        <w:jc w:val="center"/>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smallCaps/>
          <w:kern w:val="3"/>
          <w:sz w:val="32"/>
          <w:szCs w:val="32"/>
          <w:lang w:val="en-US" w:eastAsia="zh-CN" w:bidi="hi-IN"/>
        </w:rPr>
        <w:t>Evaluating MongoDb Performance:</w:t>
      </w:r>
    </w:p>
    <w:p w14:paraId="4DA26325" w14:textId="6C963229" w:rsidR="00C613DB" w:rsidRPr="00C613DB" w:rsidRDefault="00242CF7" w:rsidP="00C613DB">
      <w:pPr>
        <w:widowControl w:val="0"/>
        <w:suppressAutoHyphens/>
        <w:autoSpaceDN w:val="0"/>
        <w:jc w:val="center"/>
        <w:textAlignment w:val="baseline"/>
        <w:rPr>
          <w:rFonts w:ascii="FreeSans,Droid Sans Fallback" w:eastAsia="FreeSans,Droid Sans Fallback" w:hAnsi="FreeSans,Droid Sans Fallback" w:cs="FreeSans,Droid Sans Fallback"/>
          <w:i/>
          <w:sz w:val="32"/>
          <w:szCs w:val="32"/>
          <w:lang w:val="en-US" w:eastAsia="zh-CN" w:bidi="hi-IN"/>
        </w:rPr>
      </w:pPr>
      <w:r w:rsidRPr="44035508">
        <w:rPr>
          <w:rFonts w:ascii="FreeSans,Droid Sans Fallback" w:eastAsia="FreeSans,Droid Sans Fallback" w:hAnsi="FreeSans,Droid Sans Fallback" w:cs="FreeSans,Droid Sans Fallback"/>
          <w:i/>
          <w:kern w:val="3"/>
          <w:sz w:val="32"/>
          <w:szCs w:val="32"/>
          <w:lang w:val="en-US" w:eastAsia="zh-CN" w:bidi="hi-IN"/>
        </w:rPr>
        <w:t xml:space="preserve">How </w:t>
      </w:r>
      <w:r w:rsidR="00AF0CAD" w:rsidRPr="44035508">
        <w:rPr>
          <w:rFonts w:ascii="FreeSans,Droid Sans Fallback" w:eastAsia="FreeSans,Droid Sans Fallback" w:hAnsi="FreeSans,Droid Sans Fallback" w:cs="FreeSans,Droid Sans Fallback"/>
          <w:i/>
          <w:kern w:val="3"/>
          <w:sz w:val="32"/>
          <w:szCs w:val="32"/>
          <w:lang w:val="en-US" w:eastAsia="zh-CN" w:bidi="hi-IN"/>
        </w:rPr>
        <w:t xml:space="preserve">and where </w:t>
      </w:r>
      <w:r w:rsidRPr="44035508">
        <w:rPr>
          <w:rFonts w:ascii="FreeSans,Droid Sans Fallback" w:eastAsia="FreeSans,Droid Sans Fallback" w:hAnsi="FreeSans,Droid Sans Fallback" w:cs="FreeSans,Droid Sans Fallback"/>
          <w:i/>
          <w:kern w:val="3"/>
          <w:sz w:val="32"/>
          <w:szCs w:val="32"/>
          <w:lang w:val="en-US" w:eastAsia="zh-CN" w:bidi="hi-IN"/>
        </w:rPr>
        <w:t>NoSQL databases are getting over Relational Databases</w:t>
      </w:r>
    </w:p>
    <w:p w14:paraId="77868AD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1DCE2E9F"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497ABFA3"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Ind w:w="653"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2ED1010F" w14:textId="77777777" w:rsidTr="0094058D">
        <w:tc>
          <w:tcPr>
            <w:tcW w:w="4820" w:type="dxa"/>
            <w:tcMar>
              <w:top w:w="55" w:type="dxa"/>
              <w:left w:w="55" w:type="dxa"/>
              <w:bottom w:w="55" w:type="dxa"/>
              <w:right w:w="55" w:type="dxa"/>
            </w:tcMar>
          </w:tcPr>
          <w:p w14:paraId="30B5DE0D" w14:textId="77777777" w:rsidR="00C613DB" w:rsidRPr="00C613DB" w:rsidRDefault="00C613DB" w:rsidP="00C613DB">
            <w:pPr>
              <w:widowControl w:val="0"/>
              <w:suppressLineNumbers/>
              <w:suppressAutoHyphens/>
              <w:autoSpaceDN w:val="0"/>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kern w:val="3"/>
                <w:sz w:val="32"/>
                <w:szCs w:val="32"/>
                <w:lang w:val="en-US" w:eastAsia="zh-CN" w:bidi="hi-IN"/>
              </w:rPr>
              <w:t>Supervisor</w:t>
            </w:r>
          </w:p>
          <w:p w14:paraId="6D43FA37" w14:textId="63101A93" w:rsidR="00C613DB" w:rsidRPr="00C613DB" w:rsidRDefault="00242CF7" w:rsidP="00C613DB">
            <w:pPr>
              <w:widowControl w:val="0"/>
              <w:suppressLineNumbers/>
              <w:suppressAutoHyphens/>
              <w:autoSpaceDN w:val="0"/>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kern w:val="3"/>
                <w:sz w:val="32"/>
                <w:szCs w:val="32"/>
                <w:lang w:val="en-US" w:eastAsia="zh-CN" w:bidi="hi-IN"/>
              </w:rPr>
              <w:t>Alberto Montresor</w:t>
            </w:r>
          </w:p>
        </w:tc>
        <w:tc>
          <w:tcPr>
            <w:tcW w:w="4821" w:type="dxa"/>
            <w:tcMar>
              <w:top w:w="55" w:type="dxa"/>
              <w:left w:w="55" w:type="dxa"/>
              <w:bottom w:w="55" w:type="dxa"/>
              <w:right w:w="55" w:type="dxa"/>
            </w:tcMar>
          </w:tcPr>
          <w:p w14:paraId="0C87C1E1" w14:textId="77777777" w:rsidR="00C613DB" w:rsidRPr="00C613DB" w:rsidRDefault="0089605D" w:rsidP="0094058D">
            <w:pPr>
              <w:widowControl w:val="0"/>
              <w:suppressLineNumbers/>
              <w:suppressAutoHyphens/>
              <w:autoSpaceDN w:val="0"/>
              <w:ind w:left="1418"/>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kern w:val="3"/>
                <w:sz w:val="32"/>
                <w:szCs w:val="32"/>
                <w:lang w:val="en-US" w:eastAsia="zh-CN" w:bidi="hi-IN"/>
              </w:rPr>
              <w:t>Student</w:t>
            </w:r>
          </w:p>
          <w:p w14:paraId="52EA109E" w14:textId="68957234" w:rsidR="00C613DB" w:rsidRPr="00C613DB" w:rsidRDefault="00242CF7" w:rsidP="0094058D">
            <w:pPr>
              <w:widowControl w:val="0"/>
              <w:suppressLineNumbers/>
              <w:suppressAutoHyphens/>
              <w:autoSpaceDN w:val="0"/>
              <w:ind w:left="1418"/>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kern w:val="3"/>
                <w:sz w:val="32"/>
                <w:szCs w:val="32"/>
                <w:lang w:val="en-US" w:eastAsia="zh-CN" w:bidi="hi-IN"/>
              </w:rPr>
              <w:t>Michele Romani</w:t>
            </w:r>
          </w:p>
        </w:tc>
      </w:tr>
    </w:tbl>
    <w:p w14:paraId="025FC76B"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E74E7C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1DA8739" w14:textId="53A75102" w:rsidR="00C613DB" w:rsidRPr="00C613DB" w:rsidRDefault="00C613DB" w:rsidP="00C613DB">
      <w:pPr>
        <w:widowControl w:val="0"/>
        <w:suppressAutoHyphens/>
        <w:autoSpaceDN w:val="0"/>
        <w:jc w:val="center"/>
        <w:textAlignment w:val="baseline"/>
        <w:rPr>
          <w:rFonts w:ascii="FreeSans,Droid Sans Fallback" w:eastAsia="FreeSans,Droid Sans Fallback" w:hAnsi="FreeSans,Droid Sans Fallback" w:cs="FreeSans,Droid Sans Fallback"/>
          <w:sz w:val="32"/>
          <w:szCs w:val="32"/>
          <w:lang w:val="en-US" w:eastAsia="zh-CN" w:bidi="hi-IN"/>
        </w:rPr>
      </w:pPr>
      <w:r w:rsidRPr="44035508">
        <w:rPr>
          <w:rFonts w:ascii="FreeSans,Droid Sans Fallback" w:eastAsia="FreeSans,Droid Sans Fallback" w:hAnsi="FreeSans,Droid Sans Fallback" w:cs="FreeSans,Droid Sans Fallback"/>
          <w:kern w:val="3"/>
          <w:sz w:val="32"/>
          <w:szCs w:val="32"/>
          <w:lang w:val="en-US" w:eastAsia="zh-CN" w:bidi="hi-IN"/>
        </w:rPr>
        <w:t>A</w:t>
      </w:r>
      <w:r w:rsidR="003E45B7" w:rsidRPr="44035508">
        <w:rPr>
          <w:rFonts w:ascii="FreeSans,Droid Sans Fallback" w:eastAsia="FreeSans,Droid Sans Fallback" w:hAnsi="FreeSans,Droid Sans Fallback" w:cs="FreeSans,Droid Sans Fallback"/>
          <w:kern w:val="3"/>
          <w:sz w:val="32"/>
          <w:szCs w:val="32"/>
          <w:lang w:val="en-US" w:eastAsia="zh-CN" w:bidi="hi-IN"/>
        </w:rPr>
        <w:t>cademic year</w:t>
      </w:r>
      <w:r w:rsidR="00242CF7" w:rsidRPr="44035508">
        <w:rPr>
          <w:rFonts w:ascii="FreeSans,Droid Sans Fallback" w:eastAsia="FreeSans,Droid Sans Fallback" w:hAnsi="FreeSans,Droid Sans Fallback" w:cs="FreeSans,Droid Sans Fallback"/>
          <w:kern w:val="3"/>
          <w:sz w:val="32"/>
          <w:szCs w:val="32"/>
          <w:lang w:val="en-US" w:eastAsia="zh-CN" w:bidi="hi-IN"/>
        </w:rPr>
        <w:t xml:space="preserve"> 2015</w:t>
      </w:r>
      <w:r w:rsidRPr="44035508">
        <w:rPr>
          <w:rFonts w:ascii="FreeSans,Droid Sans Fallback" w:eastAsia="FreeSans,Droid Sans Fallback" w:hAnsi="FreeSans,Droid Sans Fallback" w:cs="FreeSans,Droid Sans Fallback"/>
          <w:kern w:val="3"/>
          <w:sz w:val="32"/>
          <w:szCs w:val="32"/>
          <w:lang w:val="en-US" w:eastAsia="zh-CN" w:bidi="hi-IN"/>
        </w:rPr>
        <w:t>/</w:t>
      </w:r>
      <w:r w:rsidR="00242CF7" w:rsidRPr="44035508">
        <w:rPr>
          <w:rFonts w:ascii="FreeSans,Droid Sans Fallback" w:eastAsia="FreeSans,Droid Sans Fallback" w:hAnsi="FreeSans,Droid Sans Fallback" w:cs="FreeSans,Droid Sans Fallback"/>
          <w:kern w:val="3"/>
          <w:sz w:val="32"/>
          <w:szCs w:val="32"/>
          <w:lang w:val="en-US" w:eastAsia="zh-CN" w:bidi="hi-IN"/>
        </w:rPr>
        <w:t>2016</w:t>
      </w:r>
    </w:p>
    <w:p w14:paraId="138DC888"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39A7738" w14:textId="77777777" w:rsidR="00FC1605" w:rsidRDefault="00FC1605" w:rsidP="00F51FF0">
      <w:pPr>
        <w:jc w:val="center"/>
        <w:rPr>
          <w:rFonts w:ascii="Tahoma" w:hAnsi="Tahoma" w:cs="Tahoma"/>
          <w:sz w:val="28"/>
          <w:szCs w:val="28"/>
        </w:rPr>
      </w:pPr>
    </w:p>
    <w:p w14:paraId="776ED931"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33641C61" w14:textId="77777777" w:rsidR="00240729" w:rsidRPr="003E45B7" w:rsidRDefault="004F77C2" w:rsidP="00240729">
      <w:pPr>
        <w:keepNext/>
        <w:widowControl w:val="0"/>
        <w:suppressAutoHyphens/>
        <w:autoSpaceDN w:val="0"/>
        <w:spacing w:before="850" w:after="29"/>
        <w:jc w:val="center"/>
        <w:textAlignment w:val="baseline"/>
        <w:rPr>
          <w:b/>
          <w:sz w:val="28"/>
          <w:szCs w:val="28"/>
          <w:lang w:val="en-US" w:eastAsia="zh-CN" w:bidi="hi-IN"/>
        </w:rPr>
      </w:pPr>
      <w:r>
        <w:rPr>
          <w:b/>
          <w:bCs/>
          <w:kern w:val="3"/>
          <w:sz w:val="28"/>
          <w:szCs w:val="28"/>
          <w:lang w:val="en-US" w:eastAsia="zh-CN" w:bidi="hi-IN"/>
        </w:rPr>
        <w:lastRenderedPageBreak/>
        <w:t>Acknowledgements</w:t>
      </w:r>
    </w:p>
    <w:p w14:paraId="6C66DFB6"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4D87319B" w14:textId="3017B553" w:rsidR="00240729" w:rsidRPr="003E45B7" w:rsidRDefault="00240729" w:rsidP="00240729">
      <w:pPr>
        <w:widowControl w:val="0"/>
        <w:suppressAutoHyphens/>
        <w:autoSpaceDN w:val="0"/>
        <w:ind w:firstLine="58"/>
        <w:jc w:val="both"/>
        <w:textAlignment w:val="baseline"/>
        <w:rPr>
          <w:i/>
          <w:iCs/>
          <w:kern w:val="3"/>
          <w:sz w:val="22"/>
          <w:lang w:val="en-US" w:eastAsia="zh-CN" w:bidi="hi-IN"/>
        </w:rPr>
      </w:pPr>
    </w:p>
    <w:p w14:paraId="7414A063" w14:textId="73B7CA17" w:rsidR="007B690E" w:rsidRDefault="00EC6F2C" w:rsidP="005E3544">
      <w:pPr>
        <w:rPr>
          <w:sz w:val="22"/>
          <w:szCs w:val="22"/>
          <w:lang w:val="en-US"/>
        </w:rPr>
      </w:pPr>
      <w:r>
        <w:rPr>
          <w:sz w:val="22"/>
          <w:szCs w:val="22"/>
          <w:lang w:val="en-US"/>
        </w:rPr>
        <w:t>In my experience, everything we do in our lives has some kind of contribution from the people that live around us at home, at school, at work, everywhere. Unless you are a hermit</w:t>
      </w:r>
      <w:r w:rsidR="00C82D0E">
        <w:rPr>
          <w:sz w:val="22"/>
          <w:szCs w:val="22"/>
          <w:lang w:val="en-US"/>
        </w:rPr>
        <w:t>, of course</w:t>
      </w:r>
      <w:r>
        <w:rPr>
          <w:sz w:val="22"/>
          <w:szCs w:val="22"/>
          <w:lang w:val="en-US"/>
        </w:rPr>
        <w:t>.</w:t>
      </w:r>
    </w:p>
    <w:p w14:paraId="5ACDBA62" w14:textId="0EF9623D" w:rsidR="00EC6F2C" w:rsidRDefault="00EC6F2C" w:rsidP="005E3544">
      <w:pPr>
        <w:rPr>
          <w:sz w:val="22"/>
          <w:szCs w:val="22"/>
          <w:lang w:val="en-US"/>
        </w:rPr>
      </w:pPr>
      <w:r>
        <w:rPr>
          <w:sz w:val="22"/>
          <w:szCs w:val="22"/>
          <w:lang w:val="en-US"/>
        </w:rPr>
        <w:t>And there are of course different kinds of support people can give you, depending on the relation you have with them.</w:t>
      </w:r>
    </w:p>
    <w:p w14:paraId="103A7EE7" w14:textId="54BDA033" w:rsidR="00EC6F2C" w:rsidRDefault="00EC6F2C" w:rsidP="005E3544">
      <w:pPr>
        <w:rPr>
          <w:sz w:val="22"/>
          <w:szCs w:val="22"/>
          <w:lang w:val="en-US"/>
        </w:rPr>
      </w:pPr>
      <w:r>
        <w:rPr>
          <w:sz w:val="22"/>
          <w:szCs w:val="22"/>
          <w:lang w:val="en-US"/>
        </w:rPr>
        <w:t>On a more affective side, I’</w:t>
      </w:r>
      <w:r w:rsidR="00624989">
        <w:rPr>
          <w:sz w:val="22"/>
          <w:szCs w:val="22"/>
          <w:lang w:val="en-US"/>
        </w:rPr>
        <w:t>d like to thank</w:t>
      </w:r>
      <w:r>
        <w:rPr>
          <w:sz w:val="22"/>
          <w:szCs w:val="22"/>
          <w:lang w:val="en-US"/>
        </w:rPr>
        <w:t xml:space="preserve"> my father Aronne, my mother Francesca and my sister Ilaria for always believing in me and in what I do, and supporting me in my choices.</w:t>
      </w:r>
    </w:p>
    <w:p w14:paraId="69C97AF9" w14:textId="50E3BACA" w:rsidR="00EC6F2C" w:rsidRDefault="00EC6F2C" w:rsidP="005E3544">
      <w:pPr>
        <w:rPr>
          <w:sz w:val="22"/>
          <w:szCs w:val="22"/>
          <w:lang w:val="en-US"/>
        </w:rPr>
      </w:pPr>
      <w:r>
        <w:rPr>
          <w:sz w:val="22"/>
          <w:szCs w:val="22"/>
          <w:lang w:val="en-US"/>
        </w:rPr>
        <w:t>My girlfriend and my friends, for their support and the great time I spend with them and that helps me recovering from the overwhelming amount of duties of the last few years.</w:t>
      </w:r>
    </w:p>
    <w:p w14:paraId="0373154E" w14:textId="77777777" w:rsidR="00624989" w:rsidRDefault="00EC6F2C" w:rsidP="005E3544">
      <w:pPr>
        <w:rPr>
          <w:sz w:val="22"/>
          <w:szCs w:val="22"/>
          <w:lang w:val="en-US"/>
        </w:rPr>
      </w:pPr>
      <w:r>
        <w:rPr>
          <w:sz w:val="22"/>
          <w:szCs w:val="22"/>
          <w:lang w:val="en-US"/>
        </w:rPr>
        <w:t xml:space="preserve">My course mates, for all the time we studied together helping each other </w:t>
      </w:r>
      <w:r w:rsidR="00624989">
        <w:rPr>
          <w:sz w:val="22"/>
          <w:szCs w:val="22"/>
          <w:lang w:val="en-US"/>
        </w:rPr>
        <w:t>passing exam by exam.</w:t>
      </w:r>
    </w:p>
    <w:p w14:paraId="3C5EA97B" w14:textId="77777777" w:rsidR="00624989" w:rsidRDefault="00624989" w:rsidP="005E3544">
      <w:pPr>
        <w:rPr>
          <w:sz w:val="22"/>
          <w:szCs w:val="22"/>
          <w:lang w:val="en-US"/>
        </w:rPr>
      </w:pPr>
    </w:p>
    <w:p w14:paraId="4B81B472" w14:textId="01FAEC2D" w:rsidR="00EC6F2C" w:rsidRDefault="00624989" w:rsidP="005E3544">
      <w:pPr>
        <w:rPr>
          <w:sz w:val="22"/>
          <w:szCs w:val="22"/>
          <w:lang w:val="en-US"/>
        </w:rPr>
      </w:pPr>
      <w:r>
        <w:rPr>
          <w:sz w:val="22"/>
          <w:szCs w:val="22"/>
          <w:lang w:val="en-US"/>
        </w:rPr>
        <w:t xml:space="preserve">On the professional side, </w:t>
      </w:r>
      <w:r w:rsidR="00BD509B">
        <w:rPr>
          <w:sz w:val="22"/>
          <w:szCs w:val="22"/>
          <w:lang w:val="en-US"/>
        </w:rPr>
        <w:t>first</w:t>
      </w:r>
      <w:r>
        <w:rPr>
          <w:sz w:val="22"/>
          <w:szCs w:val="22"/>
          <w:lang w:val="en-US"/>
        </w:rPr>
        <w:t xml:space="preserve"> I’d like to express</w:t>
      </w:r>
      <w:r w:rsidR="00BD509B">
        <w:rPr>
          <w:sz w:val="22"/>
          <w:szCs w:val="22"/>
          <w:lang w:val="en-US"/>
        </w:rPr>
        <w:t xml:space="preserve"> my deepest</w:t>
      </w:r>
      <w:r>
        <w:rPr>
          <w:sz w:val="22"/>
          <w:szCs w:val="22"/>
          <w:lang w:val="en-US"/>
        </w:rPr>
        <w:t xml:space="preserve"> gratitude to my Supervisor and Professor Alberto Montresor for the passion he transmitted me while teaching </w:t>
      </w:r>
      <w:r w:rsidRPr="00624989">
        <w:rPr>
          <w:i/>
          <w:sz w:val="22"/>
          <w:szCs w:val="22"/>
          <w:lang w:val="en-US"/>
        </w:rPr>
        <w:t>Algorithms</w:t>
      </w:r>
      <w:r>
        <w:rPr>
          <w:sz w:val="22"/>
          <w:szCs w:val="22"/>
          <w:lang w:val="en-US"/>
        </w:rPr>
        <w:t xml:space="preserve"> on the second year, for involving me in projects like Coderdojo and for his supervision in this</w:t>
      </w:r>
      <w:r w:rsidR="00EC6F2C">
        <w:rPr>
          <w:sz w:val="22"/>
          <w:szCs w:val="22"/>
          <w:lang w:val="en-US"/>
        </w:rPr>
        <w:t xml:space="preserve"> </w:t>
      </w:r>
      <w:r>
        <w:rPr>
          <w:sz w:val="22"/>
          <w:szCs w:val="22"/>
          <w:lang w:val="en-US"/>
        </w:rPr>
        <w:t>last work of my bachelor degree.</w:t>
      </w:r>
    </w:p>
    <w:p w14:paraId="452CDFA3" w14:textId="70A656CB" w:rsidR="00624989" w:rsidRDefault="00624989" w:rsidP="005E3544">
      <w:pPr>
        <w:rPr>
          <w:sz w:val="22"/>
          <w:szCs w:val="22"/>
          <w:lang w:val="en-US"/>
        </w:rPr>
      </w:pPr>
      <w:r>
        <w:rPr>
          <w:sz w:val="22"/>
          <w:szCs w:val="22"/>
          <w:lang w:val="en-US"/>
        </w:rPr>
        <w:t>I’d also like to tha</w:t>
      </w:r>
      <w:r w:rsidR="00BD509B">
        <w:rPr>
          <w:sz w:val="22"/>
          <w:szCs w:val="22"/>
          <w:lang w:val="en-US"/>
        </w:rPr>
        <w:t>nk</w:t>
      </w:r>
      <w:r>
        <w:rPr>
          <w:sz w:val="22"/>
          <w:szCs w:val="22"/>
          <w:lang w:val="en-US"/>
        </w:rPr>
        <w:t xml:space="preserve"> my Erasmus Professor Erki Eassar for his skill in making me appreciate the course of </w:t>
      </w:r>
      <w:r>
        <w:rPr>
          <w:i/>
          <w:sz w:val="22"/>
          <w:szCs w:val="22"/>
          <w:lang w:val="en-US"/>
        </w:rPr>
        <w:t>Databases</w:t>
      </w:r>
      <w:r>
        <w:rPr>
          <w:sz w:val="22"/>
          <w:szCs w:val="22"/>
          <w:lang w:val="en-US"/>
        </w:rPr>
        <w:t xml:space="preserve"> and for sharing me</w:t>
      </w:r>
      <w:r w:rsidR="00BD509B">
        <w:rPr>
          <w:sz w:val="22"/>
          <w:szCs w:val="22"/>
          <w:lang w:val="en-US"/>
        </w:rPr>
        <w:t xml:space="preserve"> useful</w:t>
      </w:r>
      <w:r>
        <w:rPr>
          <w:sz w:val="22"/>
          <w:szCs w:val="22"/>
          <w:lang w:val="en-US"/>
        </w:rPr>
        <w:t xml:space="preserve"> suggestions and materials even months aft</w:t>
      </w:r>
      <w:r w:rsidR="00BD509B">
        <w:rPr>
          <w:sz w:val="22"/>
          <w:szCs w:val="22"/>
          <w:lang w:val="en-US"/>
        </w:rPr>
        <w:t>er being his student in Tallinn University of Technology</w:t>
      </w:r>
      <w:r>
        <w:rPr>
          <w:sz w:val="22"/>
          <w:szCs w:val="22"/>
          <w:lang w:val="en-US"/>
        </w:rPr>
        <w:t>.</w:t>
      </w:r>
    </w:p>
    <w:p w14:paraId="59EC9F70" w14:textId="38DFC7E8" w:rsidR="00624989" w:rsidRPr="00624989" w:rsidRDefault="00624989" w:rsidP="005E3544">
      <w:pPr>
        <w:rPr>
          <w:sz w:val="22"/>
          <w:szCs w:val="22"/>
          <w:lang w:val="en-US"/>
        </w:rPr>
      </w:pPr>
      <w:r>
        <w:rPr>
          <w:sz w:val="22"/>
          <w:szCs w:val="22"/>
          <w:lang w:val="en-US"/>
        </w:rPr>
        <w:t>At last, I’d like to acknowledge my internship tutors</w:t>
      </w:r>
      <w:r w:rsidR="00BD509B">
        <w:rPr>
          <w:sz w:val="22"/>
          <w:szCs w:val="22"/>
          <w:lang w:val="en-US"/>
        </w:rPr>
        <w:t xml:space="preserve"> in Tai,</w:t>
      </w:r>
      <w:r>
        <w:rPr>
          <w:sz w:val="22"/>
          <w:szCs w:val="22"/>
          <w:lang w:val="en-US"/>
        </w:rPr>
        <w:t xml:space="preserve"> Andrea Carpineti and David Votino</w:t>
      </w:r>
      <w:r w:rsidR="00BD509B">
        <w:rPr>
          <w:sz w:val="22"/>
          <w:szCs w:val="22"/>
          <w:lang w:val="en-US"/>
        </w:rPr>
        <w:t>,</w:t>
      </w:r>
      <w:r>
        <w:rPr>
          <w:sz w:val="22"/>
          <w:szCs w:val="22"/>
          <w:lang w:val="en-US"/>
        </w:rPr>
        <w:t xml:space="preserve"> for their technical </w:t>
      </w:r>
      <w:r w:rsidR="00BD509B">
        <w:rPr>
          <w:sz w:val="22"/>
          <w:szCs w:val="22"/>
          <w:lang w:val="en-US"/>
        </w:rPr>
        <w:t xml:space="preserve">and motivational </w:t>
      </w:r>
      <w:r>
        <w:rPr>
          <w:sz w:val="22"/>
          <w:szCs w:val="22"/>
          <w:lang w:val="en-US"/>
        </w:rPr>
        <w:t>suggestions</w:t>
      </w:r>
      <w:r w:rsidR="00BD509B">
        <w:rPr>
          <w:sz w:val="22"/>
          <w:szCs w:val="22"/>
          <w:lang w:val="en-US"/>
        </w:rPr>
        <w:t xml:space="preserve"> about the project from which this dissertation has origin, and my colleague Bruno Graziano for his precious help in configuring and maintaining the system of virtual machines that hosted my clients and my Mongo nodes for the main tests. </w:t>
      </w:r>
    </w:p>
    <w:p w14:paraId="1D4A876A" w14:textId="3B2BDACF" w:rsidR="00BD509B" w:rsidRDefault="00BD509B" w:rsidP="005E3544">
      <w:pPr>
        <w:rPr>
          <w:sz w:val="22"/>
          <w:szCs w:val="22"/>
          <w:lang w:val="en-US"/>
        </w:rPr>
      </w:pPr>
      <w:r>
        <w:rPr>
          <w:sz w:val="22"/>
          <w:szCs w:val="22"/>
          <w:lang w:val="en-US"/>
        </w:rPr>
        <w:t>Have a good reading.</w:t>
      </w:r>
    </w:p>
    <w:p w14:paraId="50930E69" w14:textId="77777777" w:rsidR="00BD509B" w:rsidRPr="00EC6F2C" w:rsidRDefault="00BD509B" w:rsidP="005E3544">
      <w:pPr>
        <w:rPr>
          <w:sz w:val="22"/>
          <w:szCs w:val="22"/>
          <w:lang w:val="en-US"/>
        </w:rPr>
      </w:pPr>
    </w:p>
    <w:p w14:paraId="76298442" w14:textId="77777777" w:rsidR="007B690E" w:rsidRPr="003E45B7" w:rsidRDefault="007B690E" w:rsidP="005E3544">
      <w:pPr>
        <w:rPr>
          <w:b/>
          <w:sz w:val="22"/>
          <w:szCs w:val="22"/>
          <w:lang w:val="en-US"/>
        </w:rPr>
      </w:pPr>
    </w:p>
    <w:p w14:paraId="4ACA0576" w14:textId="77777777" w:rsidR="007B690E" w:rsidRPr="003E45B7" w:rsidRDefault="007B690E" w:rsidP="005E3544">
      <w:pPr>
        <w:rPr>
          <w:b/>
          <w:sz w:val="22"/>
          <w:szCs w:val="22"/>
          <w:lang w:val="en-US"/>
        </w:rPr>
      </w:pPr>
    </w:p>
    <w:p w14:paraId="656D6C29" w14:textId="77777777" w:rsidR="007B690E" w:rsidRPr="003E45B7" w:rsidRDefault="007B690E" w:rsidP="005E3544">
      <w:pPr>
        <w:rPr>
          <w:b/>
          <w:sz w:val="22"/>
          <w:szCs w:val="22"/>
          <w:lang w:val="en-US"/>
        </w:rPr>
      </w:pPr>
    </w:p>
    <w:p w14:paraId="2EF9C15B" w14:textId="77777777" w:rsidR="007B690E" w:rsidRPr="003E45B7" w:rsidRDefault="007B690E" w:rsidP="005E3544">
      <w:pPr>
        <w:rPr>
          <w:b/>
          <w:sz w:val="22"/>
          <w:szCs w:val="22"/>
          <w:lang w:val="en-US"/>
        </w:rPr>
      </w:pPr>
    </w:p>
    <w:p w14:paraId="1263A3B5" w14:textId="77777777" w:rsidR="007B690E" w:rsidRPr="003E45B7" w:rsidRDefault="007B690E" w:rsidP="005E3544">
      <w:pPr>
        <w:rPr>
          <w:b/>
          <w:sz w:val="22"/>
          <w:szCs w:val="22"/>
          <w:lang w:val="en-US"/>
        </w:rPr>
      </w:pPr>
    </w:p>
    <w:p w14:paraId="00110087" w14:textId="77777777" w:rsidR="007B690E" w:rsidRPr="003E45B7" w:rsidRDefault="007B690E" w:rsidP="005E3544">
      <w:pPr>
        <w:rPr>
          <w:b/>
          <w:sz w:val="22"/>
          <w:szCs w:val="22"/>
          <w:lang w:val="en-US"/>
        </w:rPr>
      </w:pPr>
    </w:p>
    <w:p w14:paraId="797F113F" w14:textId="77777777" w:rsidR="007B690E" w:rsidRPr="003E45B7" w:rsidRDefault="007B690E" w:rsidP="005E3544">
      <w:pPr>
        <w:rPr>
          <w:b/>
          <w:sz w:val="22"/>
          <w:szCs w:val="22"/>
          <w:lang w:val="en-US"/>
        </w:rPr>
      </w:pPr>
    </w:p>
    <w:p w14:paraId="26C5D9D8" w14:textId="77777777" w:rsidR="007B690E" w:rsidRPr="003E45B7" w:rsidRDefault="007B690E" w:rsidP="005E3544">
      <w:pPr>
        <w:rPr>
          <w:b/>
          <w:sz w:val="22"/>
          <w:szCs w:val="22"/>
          <w:lang w:val="en-US"/>
        </w:rPr>
      </w:pPr>
    </w:p>
    <w:p w14:paraId="251C985D" w14:textId="77777777" w:rsidR="007B690E" w:rsidRPr="003E45B7" w:rsidRDefault="007B690E" w:rsidP="005E3544">
      <w:pPr>
        <w:rPr>
          <w:b/>
          <w:sz w:val="22"/>
          <w:szCs w:val="22"/>
          <w:lang w:val="en-US"/>
        </w:rPr>
      </w:pPr>
    </w:p>
    <w:p w14:paraId="74C8CD57" w14:textId="77777777" w:rsidR="007B690E" w:rsidRPr="003E45B7" w:rsidRDefault="007B690E" w:rsidP="005E3544">
      <w:pPr>
        <w:rPr>
          <w:b/>
          <w:sz w:val="22"/>
          <w:szCs w:val="22"/>
          <w:lang w:val="en-US"/>
        </w:rPr>
      </w:pPr>
    </w:p>
    <w:p w14:paraId="133864F7" w14:textId="77777777" w:rsidR="007B690E" w:rsidRPr="003E45B7" w:rsidRDefault="007B690E" w:rsidP="005E3544">
      <w:pPr>
        <w:rPr>
          <w:b/>
          <w:sz w:val="22"/>
          <w:szCs w:val="22"/>
          <w:lang w:val="en-US"/>
        </w:rPr>
      </w:pPr>
    </w:p>
    <w:p w14:paraId="7D1DADD3" w14:textId="77777777" w:rsidR="007B690E" w:rsidRPr="003E45B7" w:rsidRDefault="007B690E" w:rsidP="005E3544">
      <w:pPr>
        <w:rPr>
          <w:b/>
          <w:sz w:val="22"/>
          <w:szCs w:val="22"/>
          <w:lang w:val="en-US"/>
        </w:rPr>
      </w:pPr>
    </w:p>
    <w:p w14:paraId="3A2CFECB" w14:textId="77777777" w:rsidR="007B690E" w:rsidRPr="003E45B7" w:rsidRDefault="007B690E" w:rsidP="005E3544">
      <w:pPr>
        <w:rPr>
          <w:b/>
          <w:sz w:val="22"/>
          <w:szCs w:val="22"/>
          <w:lang w:val="en-US"/>
        </w:rPr>
      </w:pPr>
    </w:p>
    <w:p w14:paraId="593ADF41" w14:textId="77777777" w:rsidR="007B690E" w:rsidRPr="003E45B7" w:rsidRDefault="007B690E" w:rsidP="005E3544">
      <w:pPr>
        <w:rPr>
          <w:b/>
          <w:sz w:val="22"/>
          <w:szCs w:val="22"/>
          <w:lang w:val="en-US"/>
        </w:rPr>
      </w:pPr>
    </w:p>
    <w:p w14:paraId="58325D37" w14:textId="77777777" w:rsidR="007B690E" w:rsidRPr="003E45B7" w:rsidRDefault="007B690E" w:rsidP="005E3544">
      <w:pPr>
        <w:rPr>
          <w:b/>
          <w:sz w:val="22"/>
          <w:szCs w:val="22"/>
          <w:lang w:val="en-US"/>
        </w:rPr>
      </w:pPr>
    </w:p>
    <w:p w14:paraId="27F73D61" w14:textId="77777777" w:rsidR="007B690E" w:rsidRPr="003E45B7" w:rsidRDefault="007B690E" w:rsidP="005E3544">
      <w:pPr>
        <w:rPr>
          <w:b/>
          <w:sz w:val="22"/>
          <w:szCs w:val="22"/>
          <w:lang w:val="en-US"/>
        </w:rPr>
      </w:pPr>
    </w:p>
    <w:p w14:paraId="110230C8" w14:textId="77777777" w:rsidR="007B690E" w:rsidRPr="003E45B7" w:rsidRDefault="007B690E" w:rsidP="005E3544">
      <w:pPr>
        <w:rPr>
          <w:b/>
          <w:sz w:val="22"/>
          <w:szCs w:val="22"/>
          <w:lang w:val="en-US"/>
        </w:rPr>
      </w:pPr>
    </w:p>
    <w:p w14:paraId="026B88C8" w14:textId="77777777" w:rsidR="007B690E" w:rsidRPr="003E45B7" w:rsidRDefault="007B690E" w:rsidP="005E3544">
      <w:pPr>
        <w:rPr>
          <w:b/>
          <w:sz w:val="22"/>
          <w:szCs w:val="22"/>
          <w:lang w:val="en-US"/>
        </w:rPr>
      </w:pPr>
    </w:p>
    <w:p w14:paraId="2ADFEE90" w14:textId="77777777" w:rsidR="007B690E" w:rsidRPr="003E45B7" w:rsidRDefault="007B690E" w:rsidP="005E3544">
      <w:pPr>
        <w:rPr>
          <w:b/>
          <w:sz w:val="22"/>
          <w:szCs w:val="22"/>
          <w:lang w:val="en-US"/>
        </w:rPr>
      </w:pPr>
    </w:p>
    <w:p w14:paraId="5FA3A0C6" w14:textId="77777777" w:rsidR="007B690E" w:rsidRPr="003E45B7" w:rsidRDefault="007B690E" w:rsidP="005E3544">
      <w:pPr>
        <w:rPr>
          <w:b/>
          <w:sz w:val="22"/>
          <w:szCs w:val="22"/>
          <w:lang w:val="en-US"/>
        </w:rPr>
      </w:pPr>
    </w:p>
    <w:p w14:paraId="7FE2FD56" w14:textId="77777777" w:rsidR="007B690E" w:rsidRPr="003E45B7" w:rsidRDefault="007B690E" w:rsidP="005E3544">
      <w:pPr>
        <w:rPr>
          <w:b/>
          <w:sz w:val="22"/>
          <w:szCs w:val="22"/>
          <w:lang w:val="en-US"/>
        </w:rPr>
      </w:pPr>
    </w:p>
    <w:p w14:paraId="655C2E9D" w14:textId="77777777" w:rsidR="007B690E" w:rsidRPr="003E45B7" w:rsidRDefault="007B690E" w:rsidP="005E3544">
      <w:pPr>
        <w:rPr>
          <w:b/>
          <w:sz w:val="22"/>
          <w:szCs w:val="22"/>
          <w:lang w:val="en-US"/>
        </w:rPr>
      </w:pPr>
    </w:p>
    <w:p w14:paraId="2E840FF9" w14:textId="77777777" w:rsidR="007B690E" w:rsidRPr="003E45B7" w:rsidRDefault="007B690E" w:rsidP="005E3544">
      <w:pPr>
        <w:rPr>
          <w:b/>
          <w:sz w:val="22"/>
          <w:szCs w:val="22"/>
          <w:lang w:val="en-US"/>
        </w:rPr>
      </w:pPr>
    </w:p>
    <w:p w14:paraId="509BD52D" w14:textId="77777777" w:rsidR="007B690E" w:rsidRPr="003E45B7" w:rsidRDefault="007B690E" w:rsidP="005E3544">
      <w:pPr>
        <w:rPr>
          <w:b/>
          <w:sz w:val="22"/>
          <w:szCs w:val="22"/>
          <w:lang w:val="en-US"/>
        </w:rPr>
      </w:pPr>
    </w:p>
    <w:p w14:paraId="6F57CFB6" w14:textId="77777777" w:rsidR="007B690E" w:rsidRPr="003E45B7" w:rsidRDefault="007B690E" w:rsidP="005E3544">
      <w:pPr>
        <w:rPr>
          <w:b/>
          <w:sz w:val="22"/>
          <w:szCs w:val="22"/>
          <w:lang w:val="en-US"/>
        </w:rPr>
      </w:pPr>
    </w:p>
    <w:p w14:paraId="20DC6B19" w14:textId="77777777" w:rsidR="007B690E" w:rsidRPr="003E45B7" w:rsidRDefault="007B690E" w:rsidP="005E3544">
      <w:pPr>
        <w:rPr>
          <w:b/>
          <w:sz w:val="22"/>
          <w:szCs w:val="22"/>
          <w:lang w:val="en-US"/>
        </w:rPr>
      </w:pPr>
    </w:p>
    <w:p w14:paraId="13ACBE47" w14:textId="77777777" w:rsidR="007B690E" w:rsidRPr="003E45B7" w:rsidRDefault="007B690E" w:rsidP="005E3544">
      <w:pPr>
        <w:rPr>
          <w:b/>
          <w:sz w:val="22"/>
          <w:szCs w:val="22"/>
          <w:lang w:val="en-US"/>
        </w:rPr>
      </w:pPr>
    </w:p>
    <w:p w14:paraId="5B59CF15" w14:textId="77777777" w:rsidR="007B690E" w:rsidRPr="003E45B7" w:rsidRDefault="007B690E" w:rsidP="005E3544">
      <w:pPr>
        <w:rPr>
          <w:b/>
          <w:sz w:val="22"/>
          <w:szCs w:val="22"/>
          <w:lang w:val="en-US"/>
        </w:rPr>
      </w:pPr>
    </w:p>
    <w:p w14:paraId="73C4E8F7" w14:textId="612CDDD8" w:rsidR="008B0A90" w:rsidRPr="003E45B7" w:rsidRDefault="008B0A90">
      <w:pPr>
        <w:rPr>
          <w:b/>
          <w:sz w:val="22"/>
          <w:szCs w:val="22"/>
          <w:lang w:val="en-US"/>
        </w:rPr>
      </w:pPr>
      <w:r w:rsidRPr="003E45B7">
        <w:rPr>
          <w:b/>
          <w:sz w:val="22"/>
          <w:szCs w:val="22"/>
          <w:lang w:val="en-US"/>
        </w:rPr>
        <w:br w:type="page"/>
      </w:r>
    </w:p>
    <w:p w14:paraId="65C1E808" w14:textId="77777777" w:rsidR="007B690E" w:rsidRPr="00EC6F2C" w:rsidRDefault="0084636C" w:rsidP="006015A9">
      <w:pPr>
        <w:jc w:val="center"/>
        <w:rPr>
          <w:b/>
          <w:sz w:val="22"/>
          <w:szCs w:val="22"/>
          <w:lang w:val="en-US"/>
        </w:rPr>
      </w:pPr>
      <w:r w:rsidRPr="00EC6F2C">
        <w:rPr>
          <w:b/>
          <w:sz w:val="22"/>
          <w:szCs w:val="22"/>
          <w:lang w:val="en-US"/>
        </w:rPr>
        <w:lastRenderedPageBreak/>
        <w:t>I</w:t>
      </w:r>
      <w:r w:rsidR="00B21DC2" w:rsidRPr="00EC6F2C">
        <w:rPr>
          <w:b/>
          <w:sz w:val="22"/>
          <w:szCs w:val="22"/>
          <w:lang w:val="en-US"/>
        </w:rPr>
        <w:t>ND</w:t>
      </w:r>
      <w:r w:rsidR="003E45B7" w:rsidRPr="00EC6F2C">
        <w:rPr>
          <w:b/>
          <w:sz w:val="22"/>
          <w:szCs w:val="22"/>
          <w:lang w:val="en-US"/>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DCD7841" w14:textId="77777777" w:rsidR="00593BF3" w:rsidRPr="00593BF3" w:rsidRDefault="00FC15DB" w:rsidP="00FC15DB">
          <w:pPr>
            <w:pStyle w:val="Titolosommario"/>
            <w:tabs>
              <w:tab w:val="left" w:pos="3720"/>
            </w:tabs>
            <w:rPr>
              <w:lang w:val="it-IT"/>
            </w:rPr>
          </w:pPr>
          <w:r>
            <w:rPr>
              <w:rFonts w:ascii="Times New Roman" w:eastAsia="Times New Roman" w:hAnsi="Times New Roman" w:cs="Times New Roman"/>
              <w:color w:val="auto"/>
              <w:sz w:val="24"/>
              <w:szCs w:val="24"/>
              <w:lang w:val="it-IT" w:eastAsia="it-IT"/>
            </w:rPr>
            <w:tab/>
          </w:r>
        </w:p>
        <w:p w14:paraId="7DAB01F3" w14:textId="179996A9" w:rsidR="007E2832" w:rsidRDefault="00593BF3">
          <w:pPr>
            <w:pStyle w:val="Sommario1"/>
            <w:tabs>
              <w:tab w:val="left" w:pos="480"/>
              <w:tab w:val="right" w:leader="dot" w:pos="10456"/>
            </w:tabs>
            <w:rPr>
              <w:rFonts w:asciiTheme="minorHAnsi" w:eastAsiaTheme="minorEastAsia" w:hAnsiTheme="minorHAnsi" w:cstheme="minorBidi"/>
              <w:noProof/>
              <w:sz w:val="22"/>
              <w:szCs w:val="22"/>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475293606" w:history="1">
            <w:r w:rsidR="007E2832" w:rsidRPr="008F1991">
              <w:rPr>
                <w:rStyle w:val="Collegamentoipertestuale"/>
                <w:rFonts w:eastAsiaTheme="majorEastAsia"/>
                <w:noProof/>
                <w:lang w:val="en-GB" w:eastAsia="zh-CN" w:bidi="hi-IN"/>
              </w:rPr>
              <w:t>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GB" w:eastAsia="zh-CN" w:bidi="hi-IN"/>
              </w:rPr>
              <w:t>Introduction</w:t>
            </w:r>
            <w:r w:rsidR="007E2832">
              <w:rPr>
                <w:noProof/>
                <w:webHidden/>
              </w:rPr>
              <w:tab/>
            </w:r>
            <w:r w:rsidR="007E2832">
              <w:rPr>
                <w:noProof/>
                <w:webHidden/>
              </w:rPr>
              <w:fldChar w:fldCharType="begin"/>
            </w:r>
            <w:r w:rsidR="007E2832">
              <w:rPr>
                <w:noProof/>
                <w:webHidden/>
              </w:rPr>
              <w:instrText xml:space="preserve"> PAGEREF _Toc475293606 \h </w:instrText>
            </w:r>
            <w:r w:rsidR="007E2832">
              <w:rPr>
                <w:noProof/>
                <w:webHidden/>
              </w:rPr>
            </w:r>
            <w:r w:rsidR="007E2832">
              <w:rPr>
                <w:noProof/>
                <w:webHidden/>
              </w:rPr>
              <w:fldChar w:fldCharType="separate"/>
            </w:r>
            <w:r w:rsidR="007E2832">
              <w:rPr>
                <w:noProof/>
                <w:webHidden/>
              </w:rPr>
              <w:t>7</w:t>
            </w:r>
            <w:r w:rsidR="007E2832">
              <w:rPr>
                <w:noProof/>
                <w:webHidden/>
              </w:rPr>
              <w:fldChar w:fldCharType="end"/>
            </w:r>
          </w:hyperlink>
        </w:p>
        <w:p w14:paraId="2476C7C8" w14:textId="570283EA" w:rsidR="007E2832" w:rsidRDefault="001E6265">
          <w:pPr>
            <w:pStyle w:val="Sommario2"/>
            <w:rPr>
              <w:rFonts w:asciiTheme="minorHAnsi" w:eastAsiaTheme="minorEastAsia" w:hAnsiTheme="minorHAnsi" w:cstheme="minorBidi"/>
              <w:noProof/>
              <w:sz w:val="22"/>
              <w:szCs w:val="22"/>
            </w:rPr>
          </w:pPr>
          <w:hyperlink w:anchor="_Toc475293607" w:history="1">
            <w:r w:rsidR="007E2832" w:rsidRPr="008F1991">
              <w:rPr>
                <w:rStyle w:val="Collegamentoipertestuale"/>
                <w:noProof/>
                <w:lang w:val="en-GB" w:eastAsia="zh-CN" w:bidi="hi-IN"/>
              </w:rPr>
              <w:t>1.1</w:t>
            </w:r>
            <w:r w:rsidR="007E2832">
              <w:rPr>
                <w:rFonts w:asciiTheme="minorHAnsi" w:eastAsiaTheme="minorEastAsia" w:hAnsiTheme="minorHAnsi" w:cstheme="minorBidi"/>
                <w:noProof/>
                <w:sz w:val="22"/>
                <w:szCs w:val="22"/>
              </w:rPr>
              <w:tab/>
            </w:r>
            <w:r w:rsidR="007E2832" w:rsidRPr="008F1991">
              <w:rPr>
                <w:rStyle w:val="Collegamentoipertestuale"/>
                <w:noProof/>
                <w:kern w:val="3"/>
                <w:lang w:val="en-GB" w:eastAsia="zh-CN" w:bidi="hi-IN"/>
              </w:rPr>
              <w:t>My personal discovery of NoSQL technologies</w:t>
            </w:r>
            <w:r w:rsidR="007E2832">
              <w:rPr>
                <w:noProof/>
                <w:webHidden/>
              </w:rPr>
              <w:tab/>
            </w:r>
            <w:r w:rsidR="007E2832">
              <w:rPr>
                <w:noProof/>
                <w:webHidden/>
              </w:rPr>
              <w:fldChar w:fldCharType="begin"/>
            </w:r>
            <w:r w:rsidR="007E2832">
              <w:rPr>
                <w:noProof/>
                <w:webHidden/>
              </w:rPr>
              <w:instrText xml:space="preserve"> PAGEREF _Toc475293607 \h </w:instrText>
            </w:r>
            <w:r w:rsidR="007E2832">
              <w:rPr>
                <w:noProof/>
                <w:webHidden/>
              </w:rPr>
            </w:r>
            <w:r w:rsidR="007E2832">
              <w:rPr>
                <w:noProof/>
                <w:webHidden/>
              </w:rPr>
              <w:fldChar w:fldCharType="separate"/>
            </w:r>
            <w:r w:rsidR="007E2832">
              <w:rPr>
                <w:noProof/>
                <w:webHidden/>
              </w:rPr>
              <w:t>7</w:t>
            </w:r>
            <w:r w:rsidR="007E2832">
              <w:rPr>
                <w:noProof/>
                <w:webHidden/>
              </w:rPr>
              <w:fldChar w:fldCharType="end"/>
            </w:r>
          </w:hyperlink>
        </w:p>
        <w:p w14:paraId="7BDB0AE9" w14:textId="373AFC7A" w:rsidR="007E2832" w:rsidRDefault="001E6265">
          <w:pPr>
            <w:pStyle w:val="Sommario2"/>
            <w:rPr>
              <w:rFonts w:asciiTheme="minorHAnsi" w:eastAsiaTheme="minorEastAsia" w:hAnsiTheme="minorHAnsi" w:cstheme="minorBidi"/>
              <w:noProof/>
              <w:sz w:val="22"/>
              <w:szCs w:val="22"/>
            </w:rPr>
          </w:pPr>
          <w:hyperlink w:anchor="_Toc475293608" w:history="1">
            <w:r w:rsidR="007E2832" w:rsidRPr="008F1991">
              <w:rPr>
                <w:rStyle w:val="Collegamentoipertestuale"/>
                <w:rFonts w:eastAsiaTheme="majorEastAsia"/>
                <w:noProof/>
                <w:lang w:val="en-GB" w:eastAsia="zh-CN" w:bidi="hi-IN"/>
              </w:rPr>
              <w:t>1.2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GB" w:eastAsia="zh-CN" w:bidi="hi-IN"/>
              </w:rPr>
              <w:t>Databases</w:t>
            </w:r>
            <w:r w:rsidR="007E2832">
              <w:rPr>
                <w:noProof/>
                <w:webHidden/>
              </w:rPr>
              <w:tab/>
            </w:r>
            <w:r w:rsidR="007E2832">
              <w:rPr>
                <w:noProof/>
                <w:webHidden/>
              </w:rPr>
              <w:fldChar w:fldCharType="begin"/>
            </w:r>
            <w:r w:rsidR="007E2832">
              <w:rPr>
                <w:noProof/>
                <w:webHidden/>
              </w:rPr>
              <w:instrText xml:space="preserve"> PAGEREF _Toc475293608 \h </w:instrText>
            </w:r>
            <w:r w:rsidR="007E2832">
              <w:rPr>
                <w:noProof/>
                <w:webHidden/>
              </w:rPr>
            </w:r>
            <w:r w:rsidR="007E2832">
              <w:rPr>
                <w:noProof/>
                <w:webHidden/>
              </w:rPr>
              <w:fldChar w:fldCharType="separate"/>
            </w:r>
            <w:r w:rsidR="007E2832">
              <w:rPr>
                <w:noProof/>
                <w:webHidden/>
              </w:rPr>
              <w:t>7</w:t>
            </w:r>
            <w:r w:rsidR="007E2832">
              <w:rPr>
                <w:noProof/>
                <w:webHidden/>
              </w:rPr>
              <w:fldChar w:fldCharType="end"/>
            </w:r>
          </w:hyperlink>
        </w:p>
        <w:p w14:paraId="1D3E82E2" w14:textId="7662415C"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09" w:history="1">
            <w:r w:rsidR="007E2832" w:rsidRPr="008F1991">
              <w:rPr>
                <w:rStyle w:val="Collegamentoipertestuale"/>
                <w:rFonts w:eastAsiaTheme="majorEastAsia"/>
                <w:noProof/>
                <w:lang w:val="en-GB" w:eastAsia="zh-CN" w:bidi="hi-IN"/>
              </w:rPr>
              <w:t>1.2.1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What is a Database?</w:t>
            </w:r>
            <w:r w:rsidR="007E2832">
              <w:rPr>
                <w:noProof/>
                <w:webHidden/>
              </w:rPr>
              <w:tab/>
            </w:r>
            <w:r w:rsidR="007E2832">
              <w:rPr>
                <w:noProof/>
                <w:webHidden/>
              </w:rPr>
              <w:fldChar w:fldCharType="begin"/>
            </w:r>
            <w:r w:rsidR="007E2832">
              <w:rPr>
                <w:noProof/>
                <w:webHidden/>
              </w:rPr>
              <w:instrText xml:space="preserve"> PAGEREF _Toc475293609 \h </w:instrText>
            </w:r>
            <w:r w:rsidR="007E2832">
              <w:rPr>
                <w:noProof/>
                <w:webHidden/>
              </w:rPr>
            </w:r>
            <w:r w:rsidR="007E2832">
              <w:rPr>
                <w:noProof/>
                <w:webHidden/>
              </w:rPr>
              <w:fldChar w:fldCharType="separate"/>
            </w:r>
            <w:r w:rsidR="007E2832">
              <w:rPr>
                <w:noProof/>
                <w:webHidden/>
              </w:rPr>
              <w:t>7</w:t>
            </w:r>
            <w:r w:rsidR="007E2832">
              <w:rPr>
                <w:noProof/>
                <w:webHidden/>
              </w:rPr>
              <w:fldChar w:fldCharType="end"/>
            </w:r>
          </w:hyperlink>
        </w:p>
        <w:p w14:paraId="022FE3DC" w14:textId="627B07EB"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0" w:history="1">
            <w:r w:rsidR="007E2832" w:rsidRPr="008F1991">
              <w:rPr>
                <w:rStyle w:val="Collegamentoipertestuale"/>
                <w:rFonts w:eastAsiaTheme="majorEastAsia"/>
                <w:noProof/>
                <w:lang w:val="en-GB" w:eastAsia="zh-CN" w:bidi="hi-IN"/>
              </w:rPr>
              <w:t>1.2.2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Relational Databases</w:t>
            </w:r>
            <w:r w:rsidR="007E2832">
              <w:rPr>
                <w:noProof/>
                <w:webHidden/>
              </w:rPr>
              <w:tab/>
            </w:r>
            <w:r w:rsidR="007E2832">
              <w:rPr>
                <w:noProof/>
                <w:webHidden/>
              </w:rPr>
              <w:fldChar w:fldCharType="begin"/>
            </w:r>
            <w:r w:rsidR="007E2832">
              <w:rPr>
                <w:noProof/>
                <w:webHidden/>
              </w:rPr>
              <w:instrText xml:space="preserve"> PAGEREF _Toc475293610 \h </w:instrText>
            </w:r>
            <w:r w:rsidR="007E2832">
              <w:rPr>
                <w:noProof/>
                <w:webHidden/>
              </w:rPr>
            </w:r>
            <w:r w:rsidR="007E2832">
              <w:rPr>
                <w:noProof/>
                <w:webHidden/>
              </w:rPr>
              <w:fldChar w:fldCharType="separate"/>
            </w:r>
            <w:r w:rsidR="007E2832">
              <w:rPr>
                <w:noProof/>
                <w:webHidden/>
              </w:rPr>
              <w:t>7</w:t>
            </w:r>
            <w:r w:rsidR="007E2832">
              <w:rPr>
                <w:noProof/>
                <w:webHidden/>
              </w:rPr>
              <w:fldChar w:fldCharType="end"/>
            </w:r>
          </w:hyperlink>
        </w:p>
        <w:p w14:paraId="0245148A" w14:textId="365C2433"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1" w:history="1">
            <w:r w:rsidR="007E2832" w:rsidRPr="008F1991">
              <w:rPr>
                <w:rStyle w:val="Collegamentoipertestuale"/>
                <w:rFonts w:eastAsiaTheme="majorEastAsia"/>
                <w:noProof/>
                <w:lang w:eastAsia="zh-CN" w:bidi="hi-IN"/>
              </w:rPr>
              <w:t>1.2.3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eastAsia="zh-CN" w:bidi="hi-IN"/>
              </w:rPr>
              <w:t>Navigational Databases</w:t>
            </w:r>
            <w:r w:rsidR="007E2832">
              <w:rPr>
                <w:noProof/>
                <w:webHidden/>
              </w:rPr>
              <w:tab/>
            </w:r>
            <w:r w:rsidR="007E2832">
              <w:rPr>
                <w:noProof/>
                <w:webHidden/>
              </w:rPr>
              <w:fldChar w:fldCharType="begin"/>
            </w:r>
            <w:r w:rsidR="007E2832">
              <w:rPr>
                <w:noProof/>
                <w:webHidden/>
              </w:rPr>
              <w:instrText xml:space="preserve"> PAGEREF _Toc475293611 \h </w:instrText>
            </w:r>
            <w:r w:rsidR="007E2832">
              <w:rPr>
                <w:noProof/>
                <w:webHidden/>
              </w:rPr>
            </w:r>
            <w:r w:rsidR="007E2832">
              <w:rPr>
                <w:noProof/>
                <w:webHidden/>
              </w:rPr>
              <w:fldChar w:fldCharType="separate"/>
            </w:r>
            <w:r w:rsidR="007E2832">
              <w:rPr>
                <w:noProof/>
                <w:webHidden/>
              </w:rPr>
              <w:t>8</w:t>
            </w:r>
            <w:r w:rsidR="007E2832">
              <w:rPr>
                <w:noProof/>
                <w:webHidden/>
              </w:rPr>
              <w:fldChar w:fldCharType="end"/>
            </w:r>
          </w:hyperlink>
        </w:p>
        <w:p w14:paraId="2F31ACA8" w14:textId="59E40FE0"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2" w:history="1">
            <w:r w:rsidR="007E2832" w:rsidRPr="008F1991">
              <w:rPr>
                <w:rStyle w:val="Collegamentoipertestuale"/>
                <w:rFonts w:eastAsiaTheme="majorEastAsia"/>
                <w:noProof/>
                <w:lang w:val="en-GB" w:eastAsia="zh-CN" w:bidi="hi-IN"/>
              </w:rPr>
              <w:t>1.2.4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Object-oriented Databases</w:t>
            </w:r>
            <w:r w:rsidR="007E2832">
              <w:rPr>
                <w:noProof/>
                <w:webHidden/>
              </w:rPr>
              <w:tab/>
            </w:r>
            <w:r w:rsidR="007E2832">
              <w:rPr>
                <w:noProof/>
                <w:webHidden/>
              </w:rPr>
              <w:fldChar w:fldCharType="begin"/>
            </w:r>
            <w:r w:rsidR="007E2832">
              <w:rPr>
                <w:noProof/>
                <w:webHidden/>
              </w:rPr>
              <w:instrText xml:space="preserve"> PAGEREF _Toc475293612 \h </w:instrText>
            </w:r>
            <w:r w:rsidR="007E2832">
              <w:rPr>
                <w:noProof/>
                <w:webHidden/>
              </w:rPr>
            </w:r>
            <w:r w:rsidR="007E2832">
              <w:rPr>
                <w:noProof/>
                <w:webHidden/>
              </w:rPr>
              <w:fldChar w:fldCharType="separate"/>
            </w:r>
            <w:r w:rsidR="007E2832">
              <w:rPr>
                <w:noProof/>
                <w:webHidden/>
              </w:rPr>
              <w:t>8</w:t>
            </w:r>
            <w:r w:rsidR="007E2832">
              <w:rPr>
                <w:noProof/>
                <w:webHidden/>
              </w:rPr>
              <w:fldChar w:fldCharType="end"/>
            </w:r>
          </w:hyperlink>
        </w:p>
        <w:p w14:paraId="1FB96E30" w14:textId="4B29BC82"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3" w:history="1">
            <w:r w:rsidR="007E2832" w:rsidRPr="008F1991">
              <w:rPr>
                <w:rStyle w:val="Collegamentoipertestuale"/>
                <w:rFonts w:eastAsiaTheme="majorEastAsia"/>
                <w:noProof/>
                <w:lang w:val="en-GB" w:eastAsia="zh-CN" w:bidi="hi-IN"/>
              </w:rPr>
              <w:t>1.2.5</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NoSQL Databases</w:t>
            </w:r>
            <w:r w:rsidR="007E2832">
              <w:rPr>
                <w:noProof/>
                <w:webHidden/>
              </w:rPr>
              <w:tab/>
            </w:r>
            <w:r w:rsidR="007E2832">
              <w:rPr>
                <w:noProof/>
                <w:webHidden/>
              </w:rPr>
              <w:fldChar w:fldCharType="begin"/>
            </w:r>
            <w:r w:rsidR="007E2832">
              <w:rPr>
                <w:noProof/>
                <w:webHidden/>
              </w:rPr>
              <w:instrText xml:space="preserve"> PAGEREF _Toc475293613 \h </w:instrText>
            </w:r>
            <w:r w:rsidR="007E2832">
              <w:rPr>
                <w:noProof/>
                <w:webHidden/>
              </w:rPr>
            </w:r>
            <w:r w:rsidR="007E2832">
              <w:rPr>
                <w:noProof/>
                <w:webHidden/>
              </w:rPr>
              <w:fldChar w:fldCharType="separate"/>
            </w:r>
            <w:r w:rsidR="007E2832">
              <w:rPr>
                <w:noProof/>
                <w:webHidden/>
              </w:rPr>
              <w:t>8</w:t>
            </w:r>
            <w:r w:rsidR="007E2832">
              <w:rPr>
                <w:noProof/>
                <w:webHidden/>
              </w:rPr>
              <w:fldChar w:fldCharType="end"/>
            </w:r>
          </w:hyperlink>
        </w:p>
        <w:p w14:paraId="27C4EC60" w14:textId="6E50DCEA"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4" w:history="1">
            <w:r w:rsidR="007E2832" w:rsidRPr="008F1991">
              <w:rPr>
                <w:rStyle w:val="Collegamentoipertestuale"/>
                <w:rFonts w:eastAsiaTheme="majorEastAsia"/>
                <w:noProof/>
                <w:lang w:val="en-GB" w:eastAsia="zh-CN" w:bidi="hi-IN"/>
              </w:rPr>
              <w:t>1.2.6</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The CAP Theorem</w:t>
            </w:r>
            <w:r w:rsidR="007E2832">
              <w:rPr>
                <w:noProof/>
                <w:webHidden/>
              </w:rPr>
              <w:tab/>
            </w:r>
            <w:r w:rsidR="007E2832">
              <w:rPr>
                <w:noProof/>
                <w:webHidden/>
              </w:rPr>
              <w:fldChar w:fldCharType="begin"/>
            </w:r>
            <w:r w:rsidR="007E2832">
              <w:rPr>
                <w:noProof/>
                <w:webHidden/>
              </w:rPr>
              <w:instrText xml:space="preserve"> PAGEREF _Toc475293614 \h </w:instrText>
            </w:r>
            <w:r w:rsidR="007E2832">
              <w:rPr>
                <w:noProof/>
                <w:webHidden/>
              </w:rPr>
            </w:r>
            <w:r w:rsidR="007E2832">
              <w:rPr>
                <w:noProof/>
                <w:webHidden/>
              </w:rPr>
              <w:fldChar w:fldCharType="separate"/>
            </w:r>
            <w:r w:rsidR="007E2832">
              <w:rPr>
                <w:noProof/>
                <w:webHidden/>
              </w:rPr>
              <w:t>8</w:t>
            </w:r>
            <w:r w:rsidR="007E2832">
              <w:rPr>
                <w:noProof/>
                <w:webHidden/>
              </w:rPr>
              <w:fldChar w:fldCharType="end"/>
            </w:r>
          </w:hyperlink>
        </w:p>
        <w:p w14:paraId="48ACD68C" w14:textId="58DBDFD3" w:rsidR="007E2832" w:rsidRDefault="001E6265">
          <w:pPr>
            <w:pStyle w:val="Sommario2"/>
            <w:rPr>
              <w:rFonts w:asciiTheme="minorHAnsi" w:eastAsiaTheme="minorEastAsia" w:hAnsiTheme="minorHAnsi" w:cstheme="minorBidi"/>
              <w:noProof/>
              <w:sz w:val="22"/>
              <w:szCs w:val="22"/>
            </w:rPr>
          </w:pPr>
          <w:hyperlink w:anchor="_Toc475293615" w:history="1">
            <w:r w:rsidR="007E2832" w:rsidRPr="008F1991">
              <w:rPr>
                <w:rStyle w:val="Collegamentoipertestuale"/>
                <w:rFonts w:eastAsiaTheme="majorEastAsia"/>
                <w:noProof/>
                <w:lang w:val="en-GB" w:eastAsia="zh-CN" w:bidi="hi-IN"/>
              </w:rPr>
              <w:t>1.3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GB" w:eastAsia="zh-CN" w:bidi="hi-IN"/>
              </w:rPr>
              <w:t>NoSQL: a brief panoramic over the actual situation</w:t>
            </w:r>
            <w:r w:rsidR="007E2832">
              <w:rPr>
                <w:noProof/>
                <w:webHidden/>
              </w:rPr>
              <w:tab/>
            </w:r>
            <w:r w:rsidR="007E2832">
              <w:rPr>
                <w:noProof/>
                <w:webHidden/>
              </w:rPr>
              <w:fldChar w:fldCharType="begin"/>
            </w:r>
            <w:r w:rsidR="007E2832">
              <w:rPr>
                <w:noProof/>
                <w:webHidden/>
              </w:rPr>
              <w:instrText xml:space="preserve"> PAGEREF _Toc475293615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29AF9120" w14:textId="135DEF3B"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6" w:history="1">
            <w:r w:rsidR="007E2832" w:rsidRPr="008F1991">
              <w:rPr>
                <w:rStyle w:val="Collegamentoipertestuale"/>
                <w:rFonts w:eastAsiaTheme="majorEastAsia"/>
                <w:noProof/>
                <w:lang w:val="en-GB" w:eastAsia="zh-CN" w:bidi="hi-IN"/>
              </w:rPr>
              <w:t>1.3.1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MongoDB</w:t>
            </w:r>
            <w:r w:rsidR="007E2832">
              <w:rPr>
                <w:noProof/>
                <w:webHidden/>
              </w:rPr>
              <w:tab/>
            </w:r>
            <w:r w:rsidR="007E2832">
              <w:rPr>
                <w:noProof/>
                <w:webHidden/>
              </w:rPr>
              <w:fldChar w:fldCharType="begin"/>
            </w:r>
            <w:r w:rsidR="007E2832">
              <w:rPr>
                <w:noProof/>
                <w:webHidden/>
              </w:rPr>
              <w:instrText xml:space="preserve"> PAGEREF _Toc475293616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4F5F516A" w14:textId="61DB0331"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7" w:history="1">
            <w:r w:rsidR="007E2832" w:rsidRPr="008F1991">
              <w:rPr>
                <w:rStyle w:val="Collegamentoipertestuale"/>
                <w:rFonts w:eastAsiaTheme="majorEastAsia"/>
                <w:noProof/>
                <w:lang w:val="en-GB" w:eastAsia="zh-CN" w:bidi="hi-IN"/>
              </w:rPr>
              <w:t>1.3.2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Apache Cassandra</w:t>
            </w:r>
            <w:r w:rsidR="007E2832">
              <w:rPr>
                <w:noProof/>
                <w:webHidden/>
              </w:rPr>
              <w:tab/>
            </w:r>
            <w:r w:rsidR="007E2832">
              <w:rPr>
                <w:noProof/>
                <w:webHidden/>
              </w:rPr>
              <w:fldChar w:fldCharType="begin"/>
            </w:r>
            <w:r w:rsidR="007E2832">
              <w:rPr>
                <w:noProof/>
                <w:webHidden/>
              </w:rPr>
              <w:instrText xml:space="preserve"> PAGEREF _Toc475293617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16C332B7" w14:textId="076CD6A6"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8" w:history="1">
            <w:r w:rsidR="007E2832" w:rsidRPr="008F1991">
              <w:rPr>
                <w:rStyle w:val="Collegamentoipertestuale"/>
                <w:rFonts w:eastAsiaTheme="majorEastAsia"/>
                <w:noProof/>
                <w:lang w:val="en-GB" w:eastAsia="zh-CN" w:bidi="hi-IN"/>
              </w:rPr>
              <w:t>1.3.3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Google Big Table</w:t>
            </w:r>
            <w:r w:rsidR="007E2832">
              <w:rPr>
                <w:noProof/>
                <w:webHidden/>
              </w:rPr>
              <w:tab/>
            </w:r>
            <w:r w:rsidR="007E2832">
              <w:rPr>
                <w:noProof/>
                <w:webHidden/>
              </w:rPr>
              <w:fldChar w:fldCharType="begin"/>
            </w:r>
            <w:r w:rsidR="007E2832">
              <w:rPr>
                <w:noProof/>
                <w:webHidden/>
              </w:rPr>
              <w:instrText xml:space="preserve"> PAGEREF _Toc475293618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597D5CD6" w14:textId="0292D4DD"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19" w:history="1">
            <w:r w:rsidR="007E2832" w:rsidRPr="008F1991">
              <w:rPr>
                <w:rStyle w:val="Collegamentoipertestuale"/>
                <w:rFonts w:eastAsiaTheme="majorEastAsia"/>
                <w:noProof/>
                <w:lang w:val="en-GB" w:eastAsia="zh-CN" w:bidi="hi-IN"/>
              </w:rPr>
              <w:t>1.3.4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GB" w:eastAsia="zh-CN" w:bidi="hi-IN"/>
              </w:rPr>
              <w:t>Amazon DynamoDB</w:t>
            </w:r>
            <w:r w:rsidR="007E2832">
              <w:rPr>
                <w:noProof/>
                <w:webHidden/>
              </w:rPr>
              <w:tab/>
            </w:r>
            <w:r w:rsidR="007E2832">
              <w:rPr>
                <w:noProof/>
                <w:webHidden/>
              </w:rPr>
              <w:fldChar w:fldCharType="begin"/>
            </w:r>
            <w:r w:rsidR="007E2832">
              <w:rPr>
                <w:noProof/>
                <w:webHidden/>
              </w:rPr>
              <w:instrText xml:space="preserve"> PAGEREF _Toc475293619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395F6D16" w14:textId="734B48CF" w:rsidR="007E2832" w:rsidRDefault="001E6265">
          <w:pPr>
            <w:pStyle w:val="Sommario2"/>
            <w:rPr>
              <w:rFonts w:asciiTheme="minorHAnsi" w:eastAsiaTheme="minorEastAsia" w:hAnsiTheme="minorHAnsi" w:cstheme="minorBidi"/>
              <w:noProof/>
              <w:sz w:val="22"/>
              <w:szCs w:val="22"/>
            </w:rPr>
          </w:pPr>
          <w:hyperlink w:anchor="_Toc475293620" w:history="1">
            <w:r w:rsidR="007E2832" w:rsidRPr="008F1991">
              <w:rPr>
                <w:rStyle w:val="Collegamentoipertestuale"/>
                <w:rFonts w:eastAsiaTheme="majorEastAsia"/>
                <w:noProof/>
                <w:lang w:val="en-GB" w:eastAsia="zh-CN" w:bidi="hi-IN"/>
              </w:rPr>
              <w:t>1.4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GB" w:eastAsia="zh-CN" w:bidi="hi-IN"/>
              </w:rPr>
              <w:t>NoSQL vs Relational Databases: advantages and disadvantages</w:t>
            </w:r>
            <w:r w:rsidR="007E2832">
              <w:rPr>
                <w:noProof/>
                <w:webHidden/>
              </w:rPr>
              <w:tab/>
            </w:r>
            <w:r w:rsidR="007E2832">
              <w:rPr>
                <w:noProof/>
                <w:webHidden/>
              </w:rPr>
              <w:fldChar w:fldCharType="begin"/>
            </w:r>
            <w:r w:rsidR="007E2832">
              <w:rPr>
                <w:noProof/>
                <w:webHidden/>
              </w:rPr>
              <w:instrText xml:space="preserve"> PAGEREF _Toc475293620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1CE8BBB0" w14:textId="36CA5327" w:rsidR="007E2832" w:rsidRDefault="001E6265">
          <w:pPr>
            <w:pStyle w:val="Sommario1"/>
            <w:tabs>
              <w:tab w:val="left" w:pos="480"/>
              <w:tab w:val="right" w:leader="dot" w:pos="10456"/>
            </w:tabs>
            <w:rPr>
              <w:rFonts w:asciiTheme="minorHAnsi" w:eastAsiaTheme="minorEastAsia" w:hAnsiTheme="minorHAnsi" w:cstheme="minorBidi"/>
              <w:noProof/>
              <w:sz w:val="22"/>
              <w:szCs w:val="22"/>
            </w:rPr>
          </w:pPr>
          <w:hyperlink w:anchor="_Toc475293621" w:history="1">
            <w:r w:rsidR="007E2832" w:rsidRPr="008F1991">
              <w:rPr>
                <w:rStyle w:val="Collegamentoipertestuale"/>
                <w:rFonts w:eastAsiaTheme="majorEastAsia"/>
                <w:noProof/>
                <w:lang w:val="en-US" w:eastAsia="zh-CN" w:bidi="hi-IN"/>
              </w:rPr>
              <w:t>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The choice</w:t>
            </w:r>
            <w:r w:rsidR="007E2832">
              <w:rPr>
                <w:noProof/>
                <w:webHidden/>
              </w:rPr>
              <w:tab/>
            </w:r>
            <w:r w:rsidR="007E2832">
              <w:rPr>
                <w:noProof/>
                <w:webHidden/>
              </w:rPr>
              <w:fldChar w:fldCharType="begin"/>
            </w:r>
            <w:r w:rsidR="007E2832">
              <w:rPr>
                <w:noProof/>
                <w:webHidden/>
              </w:rPr>
              <w:instrText xml:space="preserve"> PAGEREF _Toc475293621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2775087C" w14:textId="34B28C61" w:rsidR="007E2832" w:rsidRDefault="001E6265">
          <w:pPr>
            <w:pStyle w:val="Sommario2"/>
            <w:rPr>
              <w:rFonts w:asciiTheme="minorHAnsi" w:eastAsiaTheme="minorEastAsia" w:hAnsiTheme="minorHAnsi" w:cstheme="minorBidi"/>
              <w:noProof/>
              <w:sz w:val="22"/>
              <w:szCs w:val="22"/>
            </w:rPr>
          </w:pPr>
          <w:hyperlink w:anchor="_Toc475293622" w:history="1">
            <w:r w:rsidR="007E2832" w:rsidRPr="008F1991">
              <w:rPr>
                <w:rStyle w:val="Collegamentoipertestuale"/>
                <w:noProof/>
                <w:lang w:val="en-US" w:eastAsia="zh-CN" w:bidi="hi-IN"/>
              </w:rPr>
              <w:t>2.1</w:t>
            </w:r>
            <w:r w:rsidR="007E2832">
              <w:rPr>
                <w:rFonts w:asciiTheme="minorHAnsi" w:eastAsiaTheme="minorEastAsia" w:hAnsiTheme="minorHAnsi" w:cstheme="minorBidi"/>
                <w:noProof/>
                <w:sz w:val="22"/>
                <w:szCs w:val="22"/>
              </w:rPr>
              <w:tab/>
            </w:r>
            <w:r w:rsidR="007E2832" w:rsidRPr="008F1991">
              <w:rPr>
                <w:rStyle w:val="Collegamentoipertestuale"/>
                <w:noProof/>
                <w:kern w:val="3"/>
                <w:lang w:val="en-US" w:eastAsia="zh-CN" w:bidi="hi-IN"/>
              </w:rPr>
              <w:t>MongoDB</w:t>
            </w:r>
            <w:r w:rsidR="007E2832">
              <w:rPr>
                <w:noProof/>
                <w:webHidden/>
              </w:rPr>
              <w:tab/>
            </w:r>
            <w:r w:rsidR="007E2832">
              <w:rPr>
                <w:noProof/>
                <w:webHidden/>
              </w:rPr>
              <w:fldChar w:fldCharType="begin"/>
            </w:r>
            <w:r w:rsidR="007E2832">
              <w:rPr>
                <w:noProof/>
                <w:webHidden/>
              </w:rPr>
              <w:instrText xml:space="preserve"> PAGEREF _Toc475293622 \h </w:instrText>
            </w:r>
            <w:r w:rsidR="007E2832">
              <w:rPr>
                <w:noProof/>
                <w:webHidden/>
              </w:rPr>
            </w:r>
            <w:r w:rsidR="007E2832">
              <w:rPr>
                <w:noProof/>
                <w:webHidden/>
              </w:rPr>
              <w:fldChar w:fldCharType="separate"/>
            </w:r>
            <w:r w:rsidR="007E2832">
              <w:rPr>
                <w:noProof/>
                <w:webHidden/>
              </w:rPr>
              <w:t>9</w:t>
            </w:r>
            <w:r w:rsidR="007E2832">
              <w:rPr>
                <w:noProof/>
                <w:webHidden/>
              </w:rPr>
              <w:fldChar w:fldCharType="end"/>
            </w:r>
          </w:hyperlink>
        </w:p>
        <w:p w14:paraId="4FD343B4" w14:textId="486D16D9" w:rsidR="007E2832" w:rsidRDefault="001E6265">
          <w:pPr>
            <w:pStyle w:val="Sommario2"/>
            <w:rPr>
              <w:rFonts w:asciiTheme="minorHAnsi" w:eastAsiaTheme="minorEastAsia" w:hAnsiTheme="minorHAnsi" w:cstheme="minorBidi"/>
              <w:noProof/>
              <w:sz w:val="22"/>
              <w:szCs w:val="22"/>
            </w:rPr>
          </w:pPr>
          <w:hyperlink w:anchor="_Toc475293623" w:history="1">
            <w:r w:rsidR="007E2832" w:rsidRPr="008F1991">
              <w:rPr>
                <w:rStyle w:val="Collegamentoipertestuale"/>
                <w:rFonts w:eastAsiaTheme="majorEastAsia"/>
                <w:noProof/>
                <w:lang w:val="en-US" w:eastAsia="zh-CN" w:bidi="hi-IN"/>
              </w:rPr>
              <w:t>2.2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eastAsia="zh-CN" w:bidi="hi-IN"/>
              </w:rPr>
              <w:t>Key features of Mongo</w:t>
            </w:r>
            <w:r w:rsidR="007E2832">
              <w:rPr>
                <w:noProof/>
                <w:webHidden/>
              </w:rPr>
              <w:tab/>
            </w:r>
            <w:r w:rsidR="007E2832">
              <w:rPr>
                <w:noProof/>
                <w:webHidden/>
              </w:rPr>
              <w:fldChar w:fldCharType="begin"/>
            </w:r>
            <w:r w:rsidR="007E2832">
              <w:rPr>
                <w:noProof/>
                <w:webHidden/>
              </w:rPr>
              <w:instrText xml:space="preserve"> PAGEREF _Toc475293623 \h </w:instrText>
            </w:r>
            <w:r w:rsidR="007E2832">
              <w:rPr>
                <w:noProof/>
                <w:webHidden/>
              </w:rPr>
            </w:r>
            <w:r w:rsidR="007E2832">
              <w:rPr>
                <w:noProof/>
                <w:webHidden/>
              </w:rPr>
              <w:fldChar w:fldCharType="separate"/>
            </w:r>
            <w:r w:rsidR="007E2832">
              <w:rPr>
                <w:noProof/>
                <w:webHidden/>
              </w:rPr>
              <w:t>10</w:t>
            </w:r>
            <w:r w:rsidR="007E2832">
              <w:rPr>
                <w:noProof/>
                <w:webHidden/>
              </w:rPr>
              <w:fldChar w:fldCharType="end"/>
            </w:r>
          </w:hyperlink>
        </w:p>
        <w:p w14:paraId="76D9353E" w14:textId="4AF7A5C1"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24" w:history="1">
            <w:r w:rsidR="007E2832" w:rsidRPr="008F1991">
              <w:rPr>
                <w:rStyle w:val="Collegamentoipertestuale"/>
                <w:rFonts w:eastAsiaTheme="majorEastAsia"/>
                <w:noProof/>
                <w:lang w:val="en-US" w:eastAsia="zh-CN" w:bidi="hi-IN"/>
              </w:rPr>
              <w:t>2.2.1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BSON data object</w:t>
            </w:r>
            <w:r w:rsidR="007E2832">
              <w:rPr>
                <w:noProof/>
                <w:webHidden/>
              </w:rPr>
              <w:tab/>
            </w:r>
            <w:r w:rsidR="007E2832">
              <w:rPr>
                <w:noProof/>
                <w:webHidden/>
              </w:rPr>
              <w:fldChar w:fldCharType="begin"/>
            </w:r>
            <w:r w:rsidR="007E2832">
              <w:rPr>
                <w:noProof/>
                <w:webHidden/>
              </w:rPr>
              <w:instrText xml:space="preserve"> PAGEREF _Toc475293624 \h </w:instrText>
            </w:r>
            <w:r w:rsidR="007E2832">
              <w:rPr>
                <w:noProof/>
                <w:webHidden/>
              </w:rPr>
            </w:r>
            <w:r w:rsidR="007E2832">
              <w:rPr>
                <w:noProof/>
                <w:webHidden/>
              </w:rPr>
              <w:fldChar w:fldCharType="separate"/>
            </w:r>
            <w:r w:rsidR="007E2832">
              <w:rPr>
                <w:noProof/>
                <w:webHidden/>
              </w:rPr>
              <w:t>10</w:t>
            </w:r>
            <w:r w:rsidR="007E2832">
              <w:rPr>
                <w:noProof/>
                <w:webHidden/>
              </w:rPr>
              <w:fldChar w:fldCharType="end"/>
            </w:r>
          </w:hyperlink>
        </w:p>
        <w:p w14:paraId="05DC7819" w14:textId="203804D5"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25" w:history="1">
            <w:r w:rsidR="007E2832" w:rsidRPr="008F1991">
              <w:rPr>
                <w:rStyle w:val="Collegamentoipertestuale"/>
                <w:rFonts w:eastAsiaTheme="majorEastAsia"/>
                <w:noProof/>
                <w:lang w:val="en-US" w:eastAsia="zh-CN" w:bidi="hi-IN"/>
              </w:rPr>
              <w:t>2.2.2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Rich Query Language and CRUD operations</w:t>
            </w:r>
            <w:r w:rsidR="007E2832">
              <w:rPr>
                <w:noProof/>
                <w:webHidden/>
              </w:rPr>
              <w:tab/>
            </w:r>
            <w:r w:rsidR="007E2832">
              <w:rPr>
                <w:noProof/>
                <w:webHidden/>
              </w:rPr>
              <w:fldChar w:fldCharType="begin"/>
            </w:r>
            <w:r w:rsidR="007E2832">
              <w:rPr>
                <w:noProof/>
                <w:webHidden/>
              </w:rPr>
              <w:instrText xml:space="preserve"> PAGEREF _Toc475293625 \h </w:instrText>
            </w:r>
            <w:r w:rsidR="007E2832">
              <w:rPr>
                <w:noProof/>
                <w:webHidden/>
              </w:rPr>
            </w:r>
            <w:r w:rsidR="007E2832">
              <w:rPr>
                <w:noProof/>
                <w:webHidden/>
              </w:rPr>
              <w:fldChar w:fldCharType="separate"/>
            </w:r>
            <w:r w:rsidR="007E2832">
              <w:rPr>
                <w:noProof/>
                <w:webHidden/>
              </w:rPr>
              <w:t>11</w:t>
            </w:r>
            <w:r w:rsidR="007E2832">
              <w:rPr>
                <w:noProof/>
                <w:webHidden/>
              </w:rPr>
              <w:fldChar w:fldCharType="end"/>
            </w:r>
          </w:hyperlink>
        </w:p>
        <w:p w14:paraId="75F81233" w14:textId="61FB3618"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26" w:history="1">
            <w:r w:rsidR="007E2832" w:rsidRPr="008F1991">
              <w:rPr>
                <w:rStyle w:val="Collegamentoipertestuale"/>
                <w:rFonts w:eastAsiaTheme="majorEastAsia"/>
                <w:noProof/>
                <w:lang w:val="en-US" w:eastAsia="zh-CN" w:bidi="hi-IN"/>
              </w:rPr>
              <w:t>2.2.3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Availability and scalability</w:t>
            </w:r>
            <w:r w:rsidR="007E2832">
              <w:rPr>
                <w:noProof/>
                <w:webHidden/>
              </w:rPr>
              <w:tab/>
            </w:r>
            <w:r w:rsidR="007E2832">
              <w:rPr>
                <w:noProof/>
                <w:webHidden/>
              </w:rPr>
              <w:fldChar w:fldCharType="begin"/>
            </w:r>
            <w:r w:rsidR="007E2832">
              <w:rPr>
                <w:noProof/>
                <w:webHidden/>
              </w:rPr>
              <w:instrText xml:space="preserve"> PAGEREF _Toc475293626 \h </w:instrText>
            </w:r>
            <w:r w:rsidR="007E2832">
              <w:rPr>
                <w:noProof/>
                <w:webHidden/>
              </w:rPr>
            </w:r>
            <w:r w:rsidR="007E2832">
              <w:rPr>
                <w:noProof/>
                <w:webHidden/>
              </w:rPr>
              <w:fldChar w:fldCharType="separate"/>
            </w:r>
            <w:r w:rsidR="007E2832">
              <w:rPr>
                <w:noProof/>
                <w:webHidden/>
              </w:rPr>
              <w:t>11</w:t>
            </w:r>
            <w:r w:rsidR="007E2832">
              <w:rPr>
                <w:noProof/>
                <w:webHidden/>
              </w:rPr>
              <w:fldChar w:fldCharType="end"/>
            </w:r>
          </w:hyperlink>
        </w:p>
        <w:p w14:paraId="48DF146E" w14:textId="2A8A5927" w:rsidR="007E2832" w:rsidRDefault="001E6265">
          <w:pPr>
            <w:pStyle w:val="Sommario2"/>
            <w:rPr>
              <w:rFonts w:asciiTheme="minorHAnsi" w:eastAsiaTheme="minorEastAsia" w:hAnsiTheme="minorHAnsi" w:cstheme="minorBidi"/>
              <w:noProof/>
              <w:sz w:val="22"/>
              <w:szCs w:val="22"/>
            </w:rPr>
          </w:pPr>
          <w:hyperlink w:anchor="_Toc475293627" w:history="1">
            <w:r w:rsidR="007E2832" w:rsidRPr="008F1991">
              <w:rPr>
                <w:rStyle w:val="Collegamentoipertestuale"/>
                <w:rFonts w:eastAsiaTheme="majorEastAsia"/>
                <w:noProof/>
                <w:lang w:val="en-US" w:eastAsia="zh-CN" w:bidi="hi-IN"/>
              </w:rPr>
              <w:t>2.3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Indexes</w:t>
            </w:r>
            <w:r w:rsidR="007E2832">
              <w:rPr>
                <w:noProof/>
                <w:webHidden/>
              </w:rPr>
              <w:tab/>
            </w:r>
            <w:r w:rsidR="007E2832">
              <w:rPr>
                <w:noProof/>
                <w:webHidden/>
              </w:rPr>
              <w:fldChar w:fldCharType="begin"/>
            </w:r>
            <w:r w:rsidR="007E2832">
              <w:rPr>
                <w:noProof/>
                <w:webHidden/>
              </w:rPr>
              <w:instrText xml:space="preserve"> PAGEREF _Toc475293627 \h </w:instrText>
            </w:r>
            <w:r w:rsidR="007E2832">
              <w:rPr>
                <w:noProof/>
                <w:webHidden/>
              </w:rPr>
            </w:r>
            <w:r w:rsidR="007E2832">
              <w:rPr>
                <w:noProof/>
                <w:webHidden/>
              </w:rPr>
              <w:fldChar w:fldCharType="separate"/>
            </w:r>
            <w:r w:rsidR="007E2832">
              <w:rPr>
                <w:noProof/>
                <w:webHidden/>
              </w:rPr>
              <w:t>12</w:t>
            </w:r>
            <w:r w:rsidR="007E2832">
              <w:rPr>
                <w:noProof/>
                <w:webHidden/>
              </w:rPr>
              <w:fldChar w:fldCharType="end"/>
            </w:r>
          </w:hyperlink>
        </w:p>
        <w:p w14:paraId="311F9B00" w14:textId="3FD3D39B" w:rsidR="007E2832" w:rsidRDefault="001E6265">
          <w:pPr>
            <w:pStyle w:val="Sommario2"/>
            <w:rPr>
              <w:rFonts w:asciiTheme="minorHAnsi" w:eastAsiaTheme="minorEastAsia" w:hAnsiTheme="minorHAnsi" w:cstheme="minorBidi"/>
              <w:noProof/>
              <w:sz w:val="22"/>
              <w:szCs w:val="22"/>
            </w:rPr>
          </w:pPr>
          <w:hyperlink w:anchor="_Toc475293628" w:history="1">
            <w:r w:rsidR="007E2832" w:rsidRPr="008F1991">
              <w:rPr>
                <w:rStyle w:val="Collegamentoipertestuale"/>
                <w:rFonts w:eastAsiaTheme="majorEastAsia"/>
                <w:noProof/>
                <w:lang w:val="en-US" w:eastAsia="zh-CN" w:bidi="hi-IN"/>
              </w:rPr>
              <w:t>2.4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Storage engine // description of MMaVP1 and Wired Tiger</w:t>
            </w:r>
            <w:r w:rsidR="007E2832">
              <w:rPr>
                <w:noProof/>
                <w:webHidden/>
              </w:rPr>
              <w:tab/>
            </w:r>
            <w:r w:rsidR="007E2832">
              <w:rPr>
                <w:noProof/>
                <w:webHidden/>
              </w:rPr>
              <w:fldChar w:fldCharType="begin"/>
            </w:r>
            <w:r w:rsidR="007E2832">
              <w:rPr>
                <w:noProof/>
                <w:webHidden/>
              </w:rPr>
              <w:instrText xml:space="preserve"> PAGEREF _Toc475293628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248A1D14" w14:textId="711CB2FE" w:rsidR="007E2832" w:rsidRDefault="001E6265">
          <w:pPr>
            <w:pStyle w:val="Sommario2"/>
            <w:rPr>
              <w:rFonts w:asciiTheme="minorHAnsi" w:eastAsiaTheme="minorEastAsia" w:hAnsiTheme="minorHAnsi" w:cstheme="minorBidi"/>
              <w:noProof/>
              <w:sz w:val="22"/>
              <w:szCs w:val="22"/>
            </w:rPr>
          </w:pPr>
          <w:hyperlink w:anchor="_Toc475293629" w:history="1">
            <w:r w:rsidR="007E2832" w:rsidRPr="008F1991">
              <w:rPr>
                <w:rStyle w:val="Collegamentoipertestuale"/>
                <w:rFonts w:eastAsiaTheme="majorEastAsia"/>
                <w:noProof/>
                <w:lang w:val="en-US" w:eastAsia="zh-CN" w:bidi="hi-IN"/>
              </w:rPr>
              <w:t>2.5</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Security //description of security</w:t>
            </w:r>
            <w:r w:rsidR="007E2832">
              <w:rPr>
                <w:noProof/>
                <w:webHidden/>
              </w:rPr>
              <w:tab/>
            </w:r>
            <w:r w:rsidR="007E2832">
              <w:rPr>
                <w:noProof/>
                <w:webHidden/>
              </w:rPr>
              <w:fldChar w:fldCharType="begin"/>
            </w:r>
            <w:r w:rsidR="007E2832">
              <w:rPr>
                <w:noProof/>
                <w:webHidden/>
              </w:rPr>
              <w:instrText xml:space="preserve"> PAGEREF _Toc475293629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618A4614" w14:textId="2C30CF5E" w:rsidR="007E2832" w:rsidRDefault="001E6265">
          <w:pPr>
            <w:pStyle w:val="Sommario2"/>
            <w:rPr>
              <w:rFonts w:asciiTheme="minorHAnsi" w:eastAsiaTheme="minorEastAsia" w:hAnsiTheme="minorHAnsi" w:cstheme="minorBidi"/>
              <w:noProof/>
              <w:sz w:val="22"/>
              <w:szCs w:val="22"/>
            </w:rPr>
          </w:pPr>
          <w:hyperlink w:anchor="_Toc475293630" w:history="1">
            <w:r w:rsidR="007E2832" w:rsidRPr="008F1991">
              <w:rPr>
                <w:rStyle w:val="Collegamentoipertestuale"/>
                <w:rFonts w:eastAsiaTheme="majorEastAsia"/>
                <w:noProof/>
                <w:lang w:val="en-US" w:eastAsia="zh-CN" w:bidi="hi-IN"/>
              </w:rPr>
              <w:t>2.6</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High Availability</w:t>
            </w:r>
            <w:r w:rsidR="007E2832">
              <w:rPr>
                <w:noProof/>
                <w:webHidden/>
              </w:rPr>
              <w:tab/>
            </w:r>
            <w:r w:rsidR="007E2832">
              <w:rPr>
                <w:noProof/>
                <w:webHidden/>
              </w:rPr>
              <w:fldChar w:fldCharType="begin"/>
            </w:r>
            <w:r w:rsidR="007E2832">
              <w:rPr>
                <w:noProof/>
                <w:webHidden/>
              </w:rPr>
              <w:instrText xml:space="preserve"> PAGEREF _Toc475293630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10AF67DA" w14:textId="3EB3DADC"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31" w:history="1">
            <w:r w:rsidR="007E2832" w:rsidRPr="008F1991">
              <w:rPr>
                <w:rStyle w:val="Collegamentoipertestuale"/>
                <w:rFonts w:eastAsiaTheme="majorEastAsia"/>
                <w:noProof/>
                <w:lang w:val="en-US" w:eastAsia="zh-CN" w:bidi="hi-IN"/>
              </w:rPr>
              <w:t>2.6.1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Replica Set and Server Selection Algorithm //description of the funcionality</w:t>
            </w:r>
            <w:r w:rsidR="007E2832">
              <w:rPr>
                <w:noProof/>
                <w:webHidden/>
              </w:rPr>
              <w:tab/>
            </w:r>
            <w:r w:rsidR="007E2832">
              <w:rPr>
                <w:noProof/>
                <w:webHidden/>
              </w:rPr>
              <w:fldChar w:fldCharType="begin"/>
            </w:r>
            <w:r w:rsidR="007E2832">
              <w:rPr>
                <w:noProof/>
                <w:webHidden/>
              </w:rPr>
              <w:instrText xml:space="preserve"> PAGEREF _Toc475293631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342FCFF7" w14:textId="716B5B8A"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32" w:history="1">
            <w:r w:rsidR="007E2832" w:rsidRPr="008F1991">
              <w:rPr>
                <w:rStyle w:val="Collegamentoipertestuale"/>
                <w:rFonts w:eastAsiaTheme="majorEastAsia"/>
                <w:noProof/>
                <w:lang w:val="en-US" w:eastAsia="zh-CN" w:bidi="hi-IN"/>
              </w:rPr>
              <w:t>2.6.2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Automatic failover and data redundancy//description of the funcionality</w:t>
            </w:r>
            <w:r w:rsidR="007E2832">
              <w:rPr>
                <w:noProof/>
                <w:webHidden/>
              </w:rPr>
              <w:tab/>
            </w:r>
            <w:r w:rsidR="007E2832">
              <w:rPr>
                <w:noProof/>
                <w:webHidden/>
              </w:rPr>
              <w:fldChar w:fldCharType="begin"/>
            </w:r>
            <w:r w:rsidR="007E2832">
              <w:rPr>
                <w:noProof/>
                <w:webHidden/>
              </w:rPr>
              <w:instrText xml:space="preserve"> PAGEREF _Toc475293632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294A124B" w14:textId="14B8AE77" w:rsidR="007E2832" w:rsidRDefault="001E6265">
          <w:pPr>
            <w:pStyle w:val="Sommario2"/>
            <w:rPr>
              <w:rFonts w:asciiTheme="minorHAnsi" w:eastAsiaTheme="minorEastAsia" w:hAnsiTheme="minorHAnsi" w:cstheme="minorBidi"/>
              <w:noProof/>
              <w:sz w:val="22"/>
              <w:szCs w:val="22"/>
            </w:rPr>
          </w:pPr>
          <w:hyperlink w:anchor="_Toc475293633" w:history="1">
            <w:r w:rsidR="007E2832" w:rsidRPr="008F1991">
              <w:rPr>
                <w:rStyle w:val="Collegamentoipertestuale"/>
                <w:rFonts w:eastAsiaTheme="majorEastAsia"/>
                <w:noProof/>
                <w:lang w:val="en-US" w:eastAsia="zh-CN" w:bidi="hi-IN"/>
              </w:rPr>
              <w:t>2.7</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Horizontal Scalability</w:t>
            </w:r>
            <w:r w:rsidR="007E2832">
              <w:rPr>
                <w:noProof/>
                <w:webHidden/>
              </w:rPr>
              <w:tab/>
            </w:r>
            <w:r w:rsidR="007E2832">
              <w:rPr>
                <w:noProof/>
                <w:webHidden/>
              </w:rPr>
              <w:fldChar w:fldCharType="begin"/>
            </w:r>
            <w:r w:rsidR="007E2832">
              <w:rPr>
                <w:noProof/>
                <w:webHidden/>
              </w:rPr>
              <w:instrText xml:space="preserve"> PAGEREF _Toc475293633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19AC9FBD" w14:textId="399C9AE9"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34" w:history="1">
            <w:r w:rsidR="007E2832" w:rsidRPr="008F1991">
              <w:rPr>
                <w:rStyle w:val="Collegamentoipertestuale"/>
                <w:rFonts w:eastAsiaTheme="majorEastAsia"/>
                <w:noProof/>
                <w:lang w:val="en-US" w:eastAsia="zh-CN" w:bidi="hi-IN"/>
              </w:rPr>
              <w:t>2.7.1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Nodes//description of the funcionality</w:t>
            </w:r>
            <w:r w:rsidR="007E2832">
              <w:rPr>
                <w:noProof/>
                <w:webHidden/>
              </w:rPr>
              <w:tab/>
            </w:r>
            <w:r w:rsidR="007E2832">
              <w:rPr>
                <w:noProof/>
                <w:webHidden/>
              </w:rPr>
              <w:fldChar w:fldCharType="begin"/>
            </w:r>
            <w:r w:rsidR="007E2832">
              <w:rPr>
                <w:noProof/>
                <w:webHidden/>
              </w:rPr>
              <w:instrText xml:space="preserve"> PAGEREF _Toc475293634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0E78DCFF" w14:textId="2B6A1581"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35" w:history="1">
            <w:r w:rsidR="007E2832" w:rsidRPr="008F1991">
              <w:rPr>
                <w:rStyle w:val="Collegamentoipertestuale"/>
                <w:rFonts w:eastAsiaTheme="majorEastAsia"/>
                <w:noProof/>
                <w:lang w:val="en-US" w:eastAsia="zh-CN" w:bidi="hi-IN"/>
              </w:rPr>
              <w:t>2.7.2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Shard keys//description of the funcionality</w:t>
            </w:r>
            <w:r w:rsidR="007E2832">
              <w:rPr>
                <w:noProof/>
                <w:webHidden/>
              </w:rPr>
              <w:tab/>
            </w:r>
            <w:r w:rsidR="007E2832">
              <w:rPr>
                <w:noProof/>
                <w:webHidden/>
              </w:rPr>
              <w:fldChar w:fldCharType="begin"/>
            </w:r>
            <w:r w:rsidR="007E2832">
              <w:rPr>
                <w:noProof/>
                <w:webHidden/>
              </w:rPr>
              <w:instrText xml:space="preserve"> PAGEREF _Toc475293635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4DC2D31D" w14:textId="448A7985"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36" w:history="1">
            <w:r w:rsidR="007E2832" w:rsidRPr="008F1991">
              <w:rPr>
                <w:rStyle w:val="Collegamentoipertestuale"/>
                <w:rFonts w:eastAsiaTheme="majorEastAsia"/>
                <w:noProof/>
                <w:lang w:val="en-US" w:eastAsia="zh-CN" w:bidi="hi-IN"/>
              </w:rPr>
              <w:t>2.7.3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Hashed Sharding//description of the funcionality</w:t>
            </w:r>
            <w:r w:rsidR="007E2832">
              <w:rPr>
                <w:noProof/>
                <w:webHidden/>
              </w:rPr>
              <w:tab/>
            </w:r>
            <w:r w:rsidR="007E2832">
              <w:rPr>
                <w:noProof/>
                <w:webHidden/>
              </w:rPr>
              <w:fldChar w:fldCharType="begin"/>
            </w:r>
            <w:r w:rsidR="007E2832">
              <w:rPr>
                <w:noProof/>
                <w:webHidden/>
              </w:rPr>
              <w:instrText xml:space="preserve"> PAGEREF _Toc475293636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4629ED61" w14:textId="23A8F803"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37" w:history="1">
            <w:r w:rsidR="007E2832" w:rsidRPr="008F1991">
              <w:rPr>
                <w:rStyle w:val="Collegamentoipertestuale"/>
                <w:rFonts w:eastAsiaTheme="majorEastAsia"/>
                <w:noProof/>
                <w:lang w:val="en-US" w:eastAsia="zh-CN" w:bidi="hi-IN"/>
              </w:rPr>
              <w:t>2.7.4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Ranged Sharding//description of the funcionality</w:t>
            </w:r>
            <w:r w:rsidR="007E2832">
              <w:rPr>
                <w:noProof/>
                <w:webHidden/>
              </w:rPr>
              <w:tab/>
            </w:r>
            <w:r w:rsidR="007E2832">
              <w:rPr>
                <w:noProof/>
                <w:webHidden/>
              </w:rPr>
              <w:fldChar w:fldCharType="begin"/>
            </w:r>
            <w:r w:rsidR="007E2832">
              <w:rPr>
                <w:noProof/>
                <w:webHidden/>
              </w:rPr>
              <w:instrText xml:space="preserve"> PAGEREF _Toc475293637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51848704" w14:textId="226D89F7"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38" w:history="1">
            <w:r w:rsidR="007E2832" w:rsidRPr="008F1991">
              <w:rPr>
                <w:rStyle w:val="Collegamentoipertestuale"/>
                <w:rFonts w:eastAsiaTheme="majorEastAsia"/>
                <w:noProof/>
                <w:lang w:val="en-US" w:eastAsia="zh-CN" w:bidi="hi-IN"/>
              </w:rPr>
              <w:t>2.7.5</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Zones//description of the funcionality</w:t>
            </w:r>
            <w:r w:rsidR="007E2832">
              <w:rPr>
                <w:noProof/>
                <w:webHidden/>
              </w:rPr>
              <w:tab/>
            </w:r>
            <w:r w:rsidR="007E2832">
              <w:rPr>
                <w:noProof/>
                <w:webHidden/>
              </w:rPr>
              <w:fldChar w:fldCharType="begin"/>
            </w:r>
            <w:r w:rsidR="007E2832">
              <w:rPr>
                <w:noProof/>
                <w:webHidden/>
              </w:rPr>
              <w:instrText xml:space="preserve"> PAGEREF _Toc475293638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643C8A0E" w14:textId="70CEA3CA" w:rsidR="007E2832" w:rsidRDefault="001E6265">
          <w:pPr>
            <w:pStyle w:val="Sommario2"/>
            <w:rPr>
              <w:rFonts w:asciiTheme="minorHAnsi" w:eastAsiaTheme="minorEastAsia" w:hAnsiTheme="minorHAnsi" w:cstheme="minorBidi"/>
              <w:noProof/>
              <w:sz w:val="22"/>
              <w:szCs w:val="22"/>
            </w:rPr>
          </w:pPr>
          <w:hyperlink w:anchor="_Toc475293639" w:history="1">
            <w:r w:rsidR="007E2832" w:rsidRPr="008F1991">
              <w:rPr>
                <w:rStyle w:val="Collegamentoipertestuale"/>
                <w:rFonts w:eastAsiaTheme="majorEastAsia"/>
                <w:noProof/>
                <w:lang w:val="en-US" w:eastAsia="zh-CN" w:bidi="hi-IN"/>
              </w:rPr>
              <w:t>2.8</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Some use cases // description of Craiglist and a few other usecases</w:t>
            </w:r>
            <w:r w:rsidR="007E2832">
              <w:rPr>
                <w:noProof/>
                <w:webHidden/>
              </w:rPr>
              <w:tab/>
            </w:r>
            <w:r w:rsidR="007E2832">
              <w:rPr>
                <w:noProof/>
                <w:webHidden/>
              </w:rPr>
              <w:fldChar w:fldCharType="begin"/>
            </w:r>
            <w:r w:rsidR="007E2832">
              <w:rPr>
                <w:noProof/>
                <w:webHidden/>
              </w:rPr>
              <w:instrText xml:space="preserve"> PAGEREF _Toc475293639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0189209E" w14:textId="1B6AE6B8" w:rsidR="007E2832" w:rsidRDefault="001E6265">
          <w:pPr>
            <w:pStyle w:val="Sommario1"/>
            <w:tabs>
              <w:tab w:val="left" w:pos="480"/>
              <w:tab w:val="right" w:leader="dot" w:pos="10456"/>
            </w:tabs>
            <w:rPr>
              <w:rFonts w:asciiTheme="minorHAnsi" w:eastAsiaTheme="minorEastAsia" w:hAnsiTheme="minorHAnsi" w:cstheme="minorBidi"/>
              <w:noProof/>
              <w:sz w:val="22"/>
              <w:szCs w:val="22"/>
            </w:rPr>
          </w:pPr>
          <w:hyperlink w:anchor="_Toc475293640" w:history="1">
            <w:r w:rsidR="007E2832" w:rsidRPr="008F1991">
              <w:rPr>
                <w:rStyle w:val="Collegamentoipertestuale"/>
                <w:rFonts w:eastAsiaTheme="majorEastAsia"/>
                <w:noProof/>
                <w:lang w:val="en-US" w:eastAsia="zh-CN" w:bidi="hi-IN"/>
              </w:rPr>
              <w:t>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The Project: MongoDB Performance</w:t>
            </w:r>
            <w:r w:rsidR="007E2832">
              <w:rPr>
                <w:noProof/>
                <w:webHidden/>
              </w:rPr>
              <w:tab/>
            </w:r>
            <w:r w:rsidR="007E2832">
              <w:rPr>
                <w:noProof/>
                <w:webHidden/>
              </w:rPr>
              <w:fldChar w:fldCharType="begin"/>
            </w:r>
            <w:r w:rsidR="007E2832">
              <w:rPr>
                <w:noProof/>
                <w:webHidden/>
              </w:rPr>
              <w:instrText xml:space="preserve"> PAGEREF _Toc475293640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04B50599" w14:textId="7554E785" w:rsidR="007E2832" w:rsidRDefault="001E6265">
          <w:pPr>
            <w:pStyle w:val="Sommario2"/>
            <w:rPr>
              <w:rFonts w:asciiTheme="minorHAnsi" w:eastAsiaTheme="minorEastAsia" w:hAnsiTheme="minorHAnsi" w:cstheme="minorBidi"/>
              <w:noProof/>
              <w:sz w:val="22"/>
              <w:szCs w:val="22"/>
            </w:rPr>
          </w:pPr>
          <w:hyperlink w:anchor="_Toc475293641" w:history="1">
            <w:r w:rsidR="007E2832" w:rsidRPr="008F1991">
              <w:rPr>
                <w:rStyle w:val="Collegamentoipertestuale"/>
                <w:rFonts w:eastAsiaTheme="majorEastAsia"/>
                <w:noProof/>
                <w:lang w:val="en-US" w:eastAsia="zh-CN" w:bidi="hi-IN"/>
              </w:rPr>
              <w:t>3.1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Aim of the project and beginning idea</w:t>
            </w:r>
            <w:r w:rsidR="007E2832">
              <w:rPr>
                <w:noProof/>
                <w:webHidden/>
              </w:rPr>
              <w:tab/>
            </w:r>
            <w:r w:rsidR="007E2832">
              <w:rPr>
                <w:noProof/>
                <w:webHidden/>
              </w:rPr>
              <w:fldChar w:fldCharType="begin"/>
            </w:r>
            <w:r w:rsidR="007E2832">
              <w:rPr>
                <w:noProof/>
                <w:webHidden/>
              </w:rPr>
              <w:instrText xml:space="preserve"> PAGEREF _Toc475293641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2FA47AE7" w14:textId="42C74F29" w:rsidR="007E2832" w:rsidRDefault="001E6265">
          <w:pPr>
            <w:pStyle w:val="Sommario2"/>
            <w:rPr>
              <w:rFonts w:asciiTheme="minorHAnsi" w:eastAsiaTheme="minorEastAsia" w:hAnsiTheme="minorHAnsi" w:cstheme="minorBidi"/>
              <w:noProof/>
              <w:sz w:val="22"/>
              <w:szCs w:val="22"/>
            </w:rPr>
          </w:pPr>
          <w:hyperlink w:anchor="_Toc475293642" w:history="1">
            <w:r w:rsidR="007E2832" w:rsidRPr="008F1991">
              <w:rPr>
                <w:rStyle w:val="Collegamentoipertestuale"/>
                <w:rFonts w:eastAsiaTheme="majorEastAsia"/>
                <w:noProof/>
                <w:lang w:val="en-US" w:eastAsia="zh-CN" w:bidi="hi-IN"/>
              </w:rPr>
              <w:t>3.2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Implementation choice and architecture</w:t>
            </w:r>
            <w:r w:rsidR="007E2832">
              <w:rPr>
                <w:noProof/>
                <w:webHidden/>
              </w:rPr>
              <w:tab/>
            </w:r>
            <w:r w:rsidR="007E2832">
              <w:rPr>
                <w:noProof/>
                <w:webHidden/>
              </w:rPr>
              <w:fldChar w:fldCharType="begin"/>
            </w:r>
            <w:r w:rsidR="007E2832">
              <w:rPr>
                <w:noProof/>
                <w:webHidden/>
              </w:rPr>
              <w:instrText xml:space="preserve"> PAGEREF _Toc475293642 \h </w:instrText>
            </w:r>
            <w:r w:rsidR="007E2832">
              <w:rPr>
                <w:noProof/>
                <w:webHidden/>
              </w:rPr>
            </w:r>
            <w:r w:rsidR="007E2832">
              <w:rPr>
                <w:noProof/>
                <w:webHidden/>
              </w:rPr>
              <w:fldChar w:fldCharType="separate"/>
            </w:r>
            <w:r w:rsidR="007E2832">
              <w:rPr>
                <w:noProof/>
                <w:webHidden/>
              </w:rPr>
              <w:t>13</w:t>
            </w:r>
            <w:r w:rsidR="007E2832">
              <w:rPr>
                <w:noProof/>
                <w:webHidden/>
              </w:rPr>
              <w:fldChar w:fldCharType="end"/>
            </w:r>
          </w:hyperlink>
        </w:p>
        <w:p w14:paraId="540BB75B" w14:textId="467F928D" w:rsidR="007E2832" w:rsidRDefault="001E6265">
          <w:pPr>
            <w:pStyle w:val="Sommario2"/>
            <w:rPr>
              <w:rFonts w:asciiTheme="minorHAnsi" w:eastAsiaTheme="minorEastAsia" w:hAnsiTheme="minorHAnsi" w:cstheme="minorBidi"/>
              <w:noProof/>
              <w:sz w:val="22"/>
              <w:szCs w:val="22"/>
            </w:rPr>
          </w:pPr>
          <w:hyperlink w:anchor="_Toc475293643" w:history="1">
            <w:r w:rsidR="007E2832" w:rsidRPr="008F1991">
              <w:rPr>
                <w:rStyle w:val="Collegamentoipertestuale"/>
                <w:rFonts w:eastAsiaTheme="majorEastAsia"/>
                <w:noProof/>
                <w:lang w:val="en-US" w:eastAsia="zh-CN" w:bidi="hi-IN"/>
              </w:rPr>
              <w:t>3.3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Java Spring and AngularJS</w:t>
            </w:r>
            <w:r w:rsidR="007E2832">
              <w:rPr>
                <w:noProof/>
                <w:webHidden/>
              </w:rPr>
              <w:tab/>
            </w:r>
            <w:r w:rsidR="007E2832">
              <w:rPr>
                <w:noProof/>
                <w:webHidden/>
              </w:rPr>
              <w:fldChar w:fldCharType="begin"/>
            </w:r>
            <w:r w:rsidR="007E2832">
              <w:rPr>
                <w:noProof/>
                <w:webHidden/>
              </w:rPr>
              <w:instrText xml:space="preserve"> PAGEREF _Toc475293643 \h </w:instrText>
            </w:r>
            <w:r w:rsidR="007E2832">
              <w:rPr>
                <w:noProof/>
                <w:webHidden/>
              </w:rPr>
            </w:r>
            <w:r w:rsidR="007E2832">
              <w:rPr>
                <w:noProof/>
                <w:webHidden/>
              </w:rPr>
              <w:fldChar w:fldCharType="separate"/>
            </w:r>
            <w:r w:rsidR="007E2832">
              <w:rPr>
                <w:noProof/>
                <w:webHidden/>
              </w:rPr>
              <w:t>14</w:t>
            </w:r>
            <w:r w:rsidR="007E2832">
              <w:rPr>
                <w:noProof/>
                <w:webHidden/>
              </w:rPr>
              <w:fldChar w:fldCharType="end"/>
            </w:r>
          </w:hyperlink>
        </w:p>
        <w:p w14:paraId="60860AE4" w14:textId="76C7ECC9" w:rsidR="007E2832" w:rsidRDefault="001E6265">
          <w:pPr>
            <w:pStyle w:val="Sommario2"/>
            <w:rPr>
              <w:rFonts w:asciiTheme="minorHAnsi" w:eastAsiaTheme="minorEastAsia" w:hAnsiTheme="minorHAnsi" w:cstheme="minorBidi"/>
              <w:noProof/>
              <w:sz w:val="22"/>
              <w:szCs w:val="22"/>
            </w:rPr>
          </w:pPr>
          <w:hyperlink w:anchor="_Toc475293644" w:history="1">
            <w:r w:rsidR="007E2832" w:rsidRPr="008F1991">
              <w:rPr>
                <w:rStyle w:val="Collegamentoipertestuale"/>
                <w:rFonts w:eastAsiaTheme="majorEastAsia"/>
                <w:noProof/>
                <w:lang w:val="en-US" w:eastAsia="zh-CN" w:bidi="hi-IN"/>
              </w:rPr>
              <w:t>3.4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Microservices and modularity</w:t>
            </w:r>
            <w:r w:rsidR="007E2832">
              <w:rPr>
                <w:noProof/>
                <w:webHidden/>
              </w:rPr>
              <w:tab/>
            </w:r>
            <w:r w:rsidR="007E2832">
              <w:rPr>
                <w:noProof/>
                <w:webHidden/>
              </w:rPr>
              <w:fldChar w:fldCharType="begin"/>
            </w:r>
            <w:r w:rsidR="007E2832">
              <w:rPr>
                <w:noProof/>
                <w:webHidden/>
              </w:rPr>
              <w:instrText xml:space="preserve"> PAGEREF _Toc475293644 \h </w:instrText>
            </w:r>
            <w:r w:rsidR="007E2832">
              <w:rPr>
                <w:noProof/>
                <w:webHidden/>
              </w:rPr>
            </w:r>
            <w:r w:rsidR="007E2832">
              <w:rPr>
                <w:noProof/>
                <w:webHidden/>
              </w:rPr>
              <w:fldChar w:fldCharType="separate"/>
            </w:r>
            <w:r w:rsidR="007E2832">
              <w:rPr>
                <w:noProof/>
                <w:webHidden/>
              </w:rPr>
              <w:t>14</w:t>
            </w:r>
            <w:r w:rsidR="007E2832">
              <w:rPr>
                <w:noProof/>
                <w:webHidden/>
              </w:rPr>
              <w:fldChar w:fldCharType="end"/>
            </w:r>
          </w:hyperlink>
        </w:p>
        <w:p w14:paraId="115CB37C" w14:textId="2A6F1F6A" w:rsidR="007E2832" w:rsidRDefault="001E6265">
          <w:pPr>
            <w:pStyle w:val="Sommario2"/>
            <w:rPr>
              <w:rFonts w:asciiTheme="minorHAnsi" w:eastAsiaTheme="minorEastAsia" w:hAnsiTheme="minorHAnsi" w:cstheme="minorBidi"/>
              <w:noProof/>
              <w:sz w:val="22"/>
              <w:szCs w:val="22"/>
            </w:rPr>
          </w:pPr>
          <w:hyperlink w:anchor="_Toc475293645" w:history="1">
            <w:r w:rsidR="007E2832" w:rsidRPr="008F1991">
              <w:rPr>
                <w:rStyle w:val="Collegamentoipertestuale"/>
                <w:rFonts w:eastAsiaTheme="majorEastAsia"/>
                <w:noProof/>
                <w:lang w:val="en-US" w:eastAsia="zh-CN" w:bidi="hi-IN"/>
              </w:rPr>
              <w:t>3.5</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Final Modules and possible implementations</w:t>
            </w:r>
            <w:r w:rsidR="007E2832">
              <w:rPr>
                <w:noProof/>
                <w:webHidden/>
              </w:rPr>
              <w:tab/>
            </w:r>
            <w:r w:rsidR="007E2832">
              <w:rPr>
                <w:noProof/>
                <w:webHidden/>
              </w:rPr>
              <w:fldChar w:fldCharType="begin"/>
            </w:r>
            <w:r w:rsidR="007E2832">
              <w:rPr>
                <w:noProof/>
                <w:webHidden/>
              </w:rPr>
              <w:instrText xml:space="preserve"> PAGEREF _Toc475293645 \h </w:instrText>
            </w:r>
            <w:r w:rsidR="007E2832">
              <w:rPr>
                <w:noProof/>
                <w:webHidden/>
              </w:rPr>
            </w:r>
            <w:r w:rsidR="007E2832">
              <w:rPr>
                <w:noProof/>
                <w:webHidden/>
              </w:rPr>
              <w:fldChar w:fldCharType="separate"/>
            </w:r>
            <w:r w:rsidR="007E2832">
              <w:rPr>
                <w:noProof/>
                <w:webHidden/>
              </w:rPr>
              <w:t>14</w:t>
            </w:r>
            <w:r w:rsidR="007E2832">
              <w:rPr>
                <w:noProof/>
                <w:webHidden/>
              </w:rPr>
              <w:fldChar w:fldCharType="end"/>
            </w:r>
          </w:hyperlink>
        </w:p>
        <w:p w14:paraId="2C5E49AE" w14:textId="4E8FF9A7"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46" w:history="1">
            <w:r w:rsidR="007E2832" w:rsidRPr="008F1991">
              <w:rPr>
                <w:rStyle w:val="Collegamentoipertestuale"/>
                <w:rFonts w:eastAsiaTheme="majorEastAsia"/>
                <w:noProof/>
                <w:lang w:val="en-US" w:eastAsia="zh-CN" w:bidi="hi-IN"/>
              </w:rPr>
              <w:t>3.5.1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Designed Architecture of the application</w:t>
            </w:r>
            <w:r w:rsidR="007E2832">
              <w:rPr>
                <w:noProof/>
                <w:webHidden/>
              </w:rPr>
              <w:tab/>
            </w:r>
            <w:r w:rsidR="007E2832">
              <w:rPr>
                <w:noProof/>
                <w:webHidden/>
              </w:rPr>
              <w:fldChar w:fldCharType="begin"/>
            </w:r>
            <w:r w:rsidR="007E2832">
              <w:rPr>
                <w:noProof/>
                <w:webHidden/>
              </w:rPr>
              <w:instrText xml:space="preserve"> PAGEREF _Toc475293646 \h </w:instrText>
            </w:r>
            <w:r w:rsidR="007E2832">
              <w:rPr>
                <w:noProof/>
                <w:webHidden/>
              </w:rPr>
            </w:r>
            <w:r w:rsidR="007E2832">
              <w:rPr>
                <w:noProof/>
                <w:webHidden/>
              </w:rPr>
              <w:fldChar w:fldCharType="separate"/>
            </w:r>
            <w:r w:rsidR="007E2832">
              <w:rPr>
                <w:noProof/>
                <w:webHidden/>
              </w:rPr>
              <w:t>14</w:t>
            </w:r>
            <w:r w:rsidR="007E2832">
              <w:rPr>
                <w:noProof/>
                <w:webHidden/>
              </w:rPr>
              <w:fldChar w:fldCharType="end"/>
            </w:r>
          </w:hyperlink>
        </w:p>
        <w:p w14:paraId="383D6371" w14:textId="5CF0337D"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47" w:history="1">
            <w:r w:rsidR="007E2832" w:rsidRPr="008F1991">
              <w:rPr>
                <w:rStyle w:val="Collegamentoipertestuale"/>
                <w:rFonts w:eastAsiaTheme="majorEastAsia"/>
                <w:noProof/>
                <w:lang w:val="en-US" w:eastAsia="zh-CN" w:bidi="hi-IN"/>
              </w:rPr>
              <w:t>3.5.2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User Interface Module</w:t>
            </w:r>
            <w:r w:rsidR="007E2832">
              <w:rPr>
                <w:noProof/>
                <w:webHidden/>
              </w:rPr>
              <w:tab/>
            </w:r>
            <w:r w:rsidR="007E2832">
              <w:rPr>
                <w:noProof/>
                <w:webHidden/>
              </w:rPr>
              <w:fldChar w:fldCharType="begin"/>
            </w:r>
            <w:r w:rsidR="007E2832">
              <w:rPr>
                <w:noProof/>
                <w:webHidden/>
              </w:rPr>
              <w:instrText xml:space="preserve"> PAGEREF _Toc475293647 \h </w:instrText>
            </w:r>
            <w:r w:rsidR="007E2832">
              <w:rPr>
                <w:noProof/>
                <w:webHidden/>
              </w:rPr>
            </w:r>
            <w:r w:rsidR="007E2832">
              <w:rPr>
                <w:noProof/>
                <w:webHidden/>
              </w:rPr>
              <w:fldChar w:fldCharType="separate"/>
            </w:r>
            <w:r w:rsidR="007E2832">
              <w:rPr>
                <w:noProof/>
                <w:webHidden/>
              </w:rPr>
              <w:t>15</w:t>
            </w:r>
            <w:r w:rsidR="007E2832">
              <w:rPr>
                <w:noProof/>
                <w:webHidden/>
              </w:rPr>
              <w:fldChar w:fldCharType="end"/>
            </w:r>
          </w:hyperlink>
        </w:p>
        <w:p w14:paraId="261CA79D" w14:textId="3C9C17B6"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48" w:history="1">
            <w:r w:rsidR="007E2832" w:rsidRPr="008F1991">
              <w:rPr>
                <w:rStyle w:val="Collegamentoipertestuale"/>
                <w:rFonts w:eastAsiaTheme="majorEastAsia"/>
                <w:noProof/>
                <w:lang w:val="en-US" w:eastAsia="zh-CN" w:bidi="hi-IN"/>
              </w:rPr>
              <w:t>3.5.3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MongoDB Resource Module</w:t>
            </w:r>
            <w:r w:rsidR="007E2832">
              <w:rPr>
                <w:noProof/>
                <w:webHidden/>
              </w:rPr>
              <w:tab/>
            </w:r>
            <w:r w:rsidR="007E2832">
              <w:rPr>
                <w:noProof/>
                <w:webHidden/>
              </w:rPr>
              <w:fldChar w:fldCharType="begin"/>
            </w:r>
            <w:r w:rsidR="007E2832">
              <w:rPr>
                <w:noProof/>
                <w:webHidden/>
              </w:rPr>
              <w:instrText xml:space="preserve"> PAGEREF _Toc475293648 \h </w:instrText>
            </w:r>
            <w:r w:rsidR="007E2832">
              <w:rPr>
                <w:noProof/>
                <w:webHidden/>
              </w:rPr>
            </w:r>
            <w:r w:rsidR="007E2832">
              <w:rPr>
                <w:noProof/>
                <w:webHidden/>
              </w:rPr>
              <w:fldChar w:fldCharType="separate"/>
            </w:r>
            <w:r w:rsidR="007E2832">
              <w:rPr>
                <w:noProof/>
                <w:webHidden/>
              </w:rPr>
              <w:t>19</w:t>
            </w:r>
            <w:r w:rsidR="007E2832">
              <w:rPr>
                <w:noProof/>
                <w:webHidden/>
              </w:rPr>
              <w:fldChar w:fldCharType="end"/>
            </w:r>
          </w:hyperlink>
        </w:p>
        <w:p w14:paraId="34570967" w14:textId="79BC6FD7" w:rsidR="007E2832" w:rsidRDefault="001E6265">
          <w:pPr>
            <w:pStyle w:val="Sommario1"/>
            <w:tabs>
              <w:tab w:val="left" w:pos="480"/>
              <w:tab w:val="right" w:leader="dot" w:pos="10456"/>
            </w:tabs>
            <w:rPr>
              <w:rFonts w:asciiTheme="minorHAnsi" w:eastAsiaTheme="minorEastAsia" w:hAnsiTheme="minorHAnsi" w:cstheme="minorBidi"/>
              <w:noProof/>
              <w:sz w:val="22"/>
              <w:szCs w:val="22"/>
            </w:rPr>
          </w:pPr>
          <w:hyperlink w:anchor="_Toc475293649" w:history="1">
            <w:r w:rsidR="007E2832" w:rsidRPr="008F1991">
              <w:rPr>
                <w:rStyle w:val="Collegamentoipertestuale"/>
                <w:rFonts w:eastAsiaTheme="majorEastAsia"/>
                <w:noProof/>
                <w:lang w:val="en-US" w:eastAsia="zh-CN" w:bidi="hi-IN"/>
              </w:rPr>
              <w:t>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kern w:val="3"/>
                <w:lang w:val="en-US" w:eastAsia="zh-CN" w:bidi="hi-IN"/>
              </w:rPr>
              <w:t>Test and results</w:t>
            </w:r>
            <w:r w:rsidR="007E2832">
              <w:rPr>
                <w:noProof/>
                <w:webHidden/>
              </w:rPr>
              <w:tab/>
            </w:r>
            <w:r w:rsidR="007E2832">
              <w:rPr>
                <w:noProof/>
                <w:webHidden/>
              </w:rPr>
              <w:fldChar w:fldCharType="begin"/>
            </w:r>
            <w:r w:rsidR="007E2832">
              <w:rPr>
                <w:noProof/>
                <w:webHidden/>
              </w:rPr>
              <w:instrText xml:space="preserve"> PAGEREF _Toc475293649 \h </w:instrText>
            </w:r>
            <w:r w:rsidR="007E2832">
              <w:rPr>
                <w:noProof/>
                <w:webHidden/>
              </w:rPr>
            </w:r>
            <w:r w:rsidR="007E2832">
              <w:rPr>
                <w:noProof/>
                <w:webHidden/>
              </w:rPr>
              <w:fldChar w:fldCharType="separate"/>
            </w:r>
            <w:r w:rsidR="007E2832">
              <w:rPr>
                <w:noProof/>
                <w:webHidden/>
              </w:rPr>
              <w:t>20</w:t>
            </w:r>
            <w:r w:rsidR="007E2832">
              <w:rPr>
                <w:noProof/>
                <w:webHidden/>
              </w:rPr>
              <w:fldChar w:fldCharType="end"/>
            </w:r>
          </w:hyperlink>
        </w:p>
        <w:p w14:paraId="0A108651" w14:textId="627638E5" w:rsidR="007E2832" w:rsidRDefault="001E6265">
          <w:pPr>
            <w:pStyle w:val="Sommario2"/>
            <w:rPr>
              <w:rFonts w:asciiTheme="minorHAnsi" w:eastAsiaTheme="minorEastAsia" w:hAnsiTheme="minorHAnsi" w:cstheme="minorBidi"/>
              <w:noProof/>
              <w:sz w:val="22"/>
              <w:szCs w:val="22"/>
            </w:rPr>
          </w:pPr>
          <w:hyperlink w:anchor="_Toc475293650" w:history="1">
            <w:r w:rsidR="007E2832" w:rsidRPr="008F1991">
              <w:rPr>
                <w:rStyle w:val="Collegamentoipertestuale"/>
                <w:rFonts w:eastAsiaTheme="majorEastAsia"/>
                <w:noProof/>
                <w:lang w:val="en-US" w:eastAsia="zh-CN" w:bidi="hi-IN"/>
              </w:rPr>
              <w:t>4.1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Environment of testing</w:t>
            </w:r>
            <w:r w:rsidR="007E2832">
              <w:rPr>
                <w:noProof/>
                <w:webHidden/>
              </w:rPr>
              <w:tab/>
            </w:r>
            <w:r w:rsidR="007E2832">
              <w:rPr>
                <w:noProof/>
                <w:webHidden/>
              </w:rPr>
              <w:fldChar w:fldCharType="begin"/>
            </w:r>
            <w:r w:rsidR="007E2832">
              <w:rPr>
                <w:noProof/>
                <w:webHidden/>
              </w:rPr>
              <w:instrText xml:space="preserve"> PAGEREF _Toc475293650 \h </w:instrText>
            </w:r>
            <w:r w:rsidR="007E2832">
              <w:rPr>
                <w:noProof/>
                <w:webHidden/>
              </w:rPr>
            </w:r>
            <w:r w:rsidR="007E2832">
              <w:rPr>
                <w:noProof/>
                <w:webHidden/>
              </w:rPr>
              <w:fldChar w:fldCharType="separate"/>
            </w:r>
            <w:r w:rsidR="007E2832">
              <w:rPr>
                <w:noProof/>
                <w:webHidden/>
              </w:rPr>
              <w:t>20</w:t>
            </w:r>
            <w:r w:rsidR="007E2832">
              <w:rPr>
                <w:noProof/>
                <w:webHidden/>
              </w:rPr>
              <w:fldChar w:fldCharType="end"/>
            </w:r>
          </w:hyperlink>
        </w:p>
        <w:p w14:paraId="36FD995C" w14:textId="2A603FF8" w:rsidR="007E2832" w:rsidRDefault="001E6265">
          <w:pPr>
            <w:pStyle w:val="Sommario2"/>
            <w:rPr>
              <w:rFonts w:asciiTheme="minorHAnsi" w:eastAsiaTheme="minorEastAsia" w:hAnsiTheme="minorHAnsi" w:cstheme="minorBidi"/>
              <w:noProof/>
              <w:sz w:val="22"/>
              <w:szCs w:val="22"/>
            </w:rPr>
          </w:pPr>
          <w:hyperlink w:anchor="_Toc475293651" w:history="1">
            <w:r w:rsidR="007E2832" w:rsidRPr="008F1991">
              <w:rPr>
                <w:rStyle w:val="Collegamentoipertestuale"/>
                <w:rFonts w:eastAsiaTheme="majorEastAsia"/>
                <w:noProof/>
                <w:lang w:val="en-US" w:eastAsia="zh-CN" w:bidi="hi-IN"/>
              </w:rPr>
              <w:t>4.2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Test case and setup</w:t>
            </w:r>
            <w:r w:rsidR="007E2832">
              <w:rPr>
                <w:noProof/>
                <w:webHidden/>
              </w:rPr>
              <w:tab/>
            </w:r>
            <w:r w:rsidR="007E2832">
              <w:rPr>
                <w:noProof/>
                <w:webHidden/>
              </w:rPr>
              <w:fldChar w:fldCharType="begin"/>
            </w:r>
            <w:r w:rsidR="007E2832">
              <w:rPr>
                <w:noProof/>
                <w:webHidden/>
              </w:rPr>
              <w:instrText xml:space="preserve"> PAGEREF _Toc475293651 \h </w:instrText>
            </w:r>
            <w:r w:rsidR="007E2832">
              <w:rPr>
                <w:noProof/>
                <w:webHidden/>
              </w:rPr>
            </w:r>
            <w:r w:rsidR="007E2832">
              <w:rPr>
                <w:noProof/>
                <w:webHidden/>
              </w:rPr>
              <w:fldChar w:fldCharType="separate"/>
            </w:r>
            <w:r w:rsidR="007E2832">
              <w:rPr>
                <w:noProof/>
                <w:webHidden/>
              </w:rPr>
              <w:t>23</w:t>
            </w:r>
            <w:r w:rsidR="007E2832">
              <w:rPr>
                <w:noProof/>
                <w:webHidden/>
              </w:rPr>
              <w:fldChar w:fldCharType="end"/>
            </w:r>
          </w:hyperlink>
        </w:p>
        <w:p w14:paraId="39F12049" w14:textId="5FB655D2" w:rsidR="007E2832" w:rsidRDefault="001E6265">
          <w:pPr>
            <w:pStyle w:val="Sommario2"/>
            <w:rPr>
              <w:rFonts w:asciiTheme="minorHAnsi" w:eastAsiaTheme="minorEastAsia" w:hAnsiTheme="minorHAnsi" w:cstheme="minorBidi"/>
              <w:noProof/>
              <w:sz w:val="22"/>
              <w:szCs w:val="22"/>
            </w:rPr>
          </w:pPr>
          <w:hyperlink w:anchor="_Toc475293652" w:history="1">
            <w:r w:rsidR="007E2832" w:rsidRPr="008F1991">
              <w:rPr>
                <w:rStyle w:val="Collegamentoipertestuale"/>
                <w:rFonts w:eastAsiaTheme="majorEastAsia"/>
                <w:noProof/>
                <w:lang w:val="en-US" w:eastAsia="zh-CN" w:bidi="hi-IN"/>
              </w:rPr>
              <w:t>4.3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Collecting data</w:t>
            </w:r>
            <w:r w:rsidR="007E2832">
              <w:rPr>
                <w:noProof/>
                <w:webHidden/>
              </w:rPr>
              <w:tab/>
            </w:r>
            <w:r w:rsidR="007E2832">
              <w:rPr>
                <w:noProof/>
                <w:webHidden/>
              </w:rPr>
              <w:fldChar w:fldCharType="begin"/>
            </w:r>
            <w:r w:rsidR="007E2832">
              <w:rPr>
                <w:noProof/>
                <w:webHidden/>
              </w:rPr>
              <w:instrText xml:space="preserve"> PAGEREF _Toc475293652 \h </w:instrText>
            </w:r>
            <w:r w:rsidR="007E2832">
              <w:rPr>
                <w:noProof/>
                <w:webHidden/>
              </w:rPr>
            </w:r>
            <w:r w:rsidR="007E2832">
              <w:rPr>
                <w:noProof/>
                <w:webHidden/>
              </w:rPr>
              <w:fldChar w:fldCharType="separate"/>
            </w:r>
            <w:r w:rsidR="007E2832">
              <w:rPr>
                <w:noProof/>
                <w:webHidden/>
              </w:rPr>
              <w:t>23</w:t>
            </w:r>
            <w:r w:rsidR="007E2832">
              <w:rPr>
                <w:noProof/>
                <w:webHidden/>
              </w:rPr>
              <w:fldChar w:fldCharType="end"/>
            </w:r>
          </w:hyperlink>
        </w:p>
        <w:p w14:paraId="72705D65" w14:textId="2514563D" w:rsidR="007E2832" w:rsidRDefault="001E6265">
          <w:pPr>
            <w:pStyle w:val="Sommario2"/>
            <w:rPr>
              <w:rFonts w:asciiTheme="minorHAnsi" w:eastAsiaTheme="minorEastAsia" w:hAnsiTheme="minorHAnsi" w:cstheme="minorBidi"/>
              <w:noProof/>
              <w:sz w:val="22"/>
              <w:szCs w:val="22"/>
            </w:rPr>
          </w:pPr>
          <w:hyperlink w:anchor="_Toc475293653" w:history="1">
            <w:r w:rsidR="007E2832" w:rsidRPr="008F1991">
              <w:rPr>
                <w:rStyle w:val="Collegamentoipertestuale"/>
                <w:rFonts w:eastAsiaTheme="majorEastAsia"/>
                <w:noProof/>
                <w:lang w:val="en-US" w:eastAsia="zh-CN" w:bidi="hi-IN"/>
              </w:rPr>
              <w:t>4.4</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Analyzing results</w:t>
            </w:r>
            <w:r w:rsidR="007E2832">
              <w:rPr>
                <w:noProof/>
                <w:webHidden/>
              </w:rPr>
              <w:tab/>
            </w:r>
            <w:r w:rsidR="007E2832">
              <w:rPr>
                <w:noProof/>
                <w:webHidden/>
              </w:rPr>
              <w:fldChar w:fldCharType="begin"/>
            </w:r>
            <w:r w:rsidR="007E2832">
              <w:rPr>
                <w:noProof/>
                <w:webHidden/>
              </w:rPr>
              <w:instrText xml:space="preserve"> PAGEREF _Toc475293653 \h </w:instrText>
            </w:r>
            <w:r w:rsidR="007E2832">
              <w:rPr>
                <w:noProof/>
                <w:webHidden/>
              </w:rPr>
            </w:r>
            <w:r w:rsidR="007E2832">
              <w:rPr>
                <w:noProof/>
                <w:webHidden/>
              </w:rPr>
              <w:fldChar w:fldCharType="separate"/>
            </w:r>
            <w:r w:rsidR="007E2832">
              <w:rPr>
                <w:noProof/>
                <w:webHidden/>
              </w:rPr>
              <w:t>23</w:t>
            </w:r>
            <w:r w:rsidR="007E2832">
              <w:rPr>
                <w:noProof/>
                <w:webHidden/>
              </w:rPr>
              <w:fldChar w:fldCharType="end"/>
            </w:r>
          </w:hyperlink>
        </w:p>
        <w:p w14:paraId="5BBBD377" w14:textId="5B8FCBB7"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54" w:history="1">
            <w:r w:rsidR="007E2832" w:rsidRPr="008F1991">
              <w:rPr>
                <w:rStyle w:val="Collegamentoipertestuale"/>
                <w:rFonts w:eastAsiaTheme="majorEastAsia"/>
                <w:noProof/>
                <w:lang w:val="en-US" w:eastAsia="zh-CN" w:bidi="hi-IN"/>
              </w:rPr>
              <w:t>4.4.1</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Description of the metrics analyzed</w:t>
            </w:r>
            <w:r w:rsidR="007E2832">
              <w:rPr>
                <w:noProof/>
                <w:webHidden/>
              </w:rPr>
              <w:tab/>
            </w:r>
            <w:r w:rsidR="007E2832">
              <w:rPr>
                <w:noProof/>
                <w:webHidden/>
              </w:rPr>
              <w:fldChar w:fldCharType="begin"/>
            </w:r>
            <w:r w:rsidR="007E2832">
              <w:rPr>
                <w:noProof/>
                <w:webHidden/>
              </w:rPr>
              <w:instrText xml:space="preserve"> PAGEREF _Toc475293654 \h </w:instrText>
            </w:r>
            <w:r w:rsidR="007E2832">
              <w:rPr>
                <w:noProof/>
                <w:webHidden/>
              </w:rPr>
            </w:r>
            <w:r w:rsidR="007E2832">
              <w:rPr>
                <w:noProof/>
                <w:webHidden/>
              </w:rPr>
              <w:fldChar w:fldCharType="separate"/>
            </w:r>
            <w:r w:rsidR="007E2832">
              <w:rPr>
                <w:noProof/>
                <w:webHidden/>
              </w:rPr>
              <w:t>23</w:t>
            </w:r>
            <w:r w:rsidR="007E2832">
              <w:rPr>
                <w:noProof/>
                <w:webHidden/>
              </w:rPr>
              <w:fldChar w:fldCharType="end"/>
            </w:r>
          </w:hyperlink>
        </w:p>
        <w:p w14:paraId="4FAC6C19" w14:textId="38CF2FF9"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55" w:history="1">
            <w:r w:rsidR="007E2832" w:rsidRPr="008F1991">
              <w:rPr>
                <w:rStyle w:val="Collegamentoipertestuale"/>
                <w:rFonts w:eastAsiaTheme="majorEastAsia"/>
                <w:noProof/>
                <w:lang w:val="en-US" w:eastAsia="zh-CN" w:bidi="hi-IN"/>
              </w:rPr>
              <w:t>4.4.2</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Which tests will be analyzed</w:t>
            </w:r>
            <w:r w:rsidR="007E2832">
              <w:rPr>
                <w:noProof/>
                <w:webHidden/>
              </w:rPr>
              <w:tab/>
            </w:r>
            <w:r w:rsidR="007E2832">
              <w:rPr>
                <w:noProof/>
                <w:webHidden/>
              </w:rPr>
              <w:fldChar w:fldCharType="begin"/>
            </w:r>
            <w:r w:rsidR="007E2832">
              <w:rPr>
                <w:noProof/>
                <w:webHidden/>
              </w:rPr>
              <w:instrText xml:space="preserve"> PAGEREF _Toc475293655 \h </w:instrText>
            </w:r>
            <w:r w:rsidR="007E2832">
              <w:rPr>
                <w:noProof/>
                <w:webHidden/>
              </w:rPr>
            </w:r>
            <w:r w:rsidR="007E2832">
              <w:rPr>
                <w:noProof/>
                <w:webHidden/>
              </w:rPr>
              <w:fldChar w:fldCharType="separate"/>
            </w:r>
            <w:r w:rsidR="007E2832">
              <w:rPr>
                <w:noProof/>
                <w:webHidden/>
              </w:rPr>
              <w:t>24</w:t>
            </w:r>
            <w:r w:rsidR="007E2832">
              <w:rPr>
                <w:noProof/>
                <w:webHidden/>
              </w:rPr>
              <w:fldChar w:fldCharType="end"/>
            </w:r>
          </w:hyperlink>
        </w:p>
        <w:p w14:paraId="24BBDC31" w14:textId="3EC0F262" w:rsidR="007E2832" w:rsidRDefault="001E6265">
          <w:pPr>
            <w:pStyle w:val="Sommario3"/>
            <w:tabs>
              <w:tab w:val="left" w:pos="1320"/>
              <w:tab w:val="right" w:leader="dot" w:pos="10456"/>
            </w:tabs>
            <w:rPr>
              <w:rFonts w:asciiTheme="minorHAnsi" w:eastAsiaTheme="minorEastAsia" w:hAnsiTheme="minorHAnsi" w:cstheme="minorBidi"/>
              <w:noProof/>
              <w:sz w:val="22"/>
              <w:szCs w:val="22"/>
            </w:rPr>
          </w:pPr>
          <w:hyperlink w:anchor="_Toc475293656" w:history="1">
            <w:r w:rsidR="007E2832" w:rsidRPr="008F1991">
              <w:rPr>
                <w:rStyle w:val="Collegamentoipertestuale"/>
                <w:rFonts w:eastAsiaTheme="majorEastAsia"/>
                <w:noProof/>
                <w:lang w:val="en-US" w:eastAsia="zh-CN" w:bidi="hi-IN"/>
              </w:rPr>
              <w:t>4.4.3</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Results</w:t>
            </w:r>
            <w:r w:rsidR="007E2832">
              <w:rPr>
                <w:noProof/>
                <w:webHidden/>
              </w:rPr>
              <w:tab/>
            </w:r>
            <w:r w:rsidR="007E2832">
              <w:rPr>
                <w:noProof/>
                <w:webHidden/>
              </w:rPr>
              <w:fldChar w:fldCharType="begin"/>
            </w:r>
            <w:r w:rsidR="007E2832">
              <w:rPr>
                <w:noProof/>
                <w:webHidden/>
              </w:rPr>
              <w:instrText xml:space="preserve"> PAGEREF _Toc475293656 \h </w:instrText>
            </w:r>
            <w:r w:rsidR="007E2832">
              <w:rPr>
                <w:noProof/>
                <w:webHidden/>
              </w:rPr>
            </w:r>
            <w:r w:rsidR="007E2832">
              <w:rPr>
                <w:noProof/>
                <w:webHidden/>
              </w:rPr>
              <w:fldChar w:fldCharType="separate"/>
            </w:r>
            <w:r w:rsidR="007E2832">
              <w:rPr>
                <w:noProof/>
                <w:webHidden/>
              </w:rPr>
              <w:t>24</w:t>
            </w:r>
            <w:r w:rsidR="007E2832">
              <w:rPr>
                <w:noProof/>
                <w:webHidden/>
              </w:rPr>
              <w:fldChar w:fldCharType="end"/>
            </w:r>
          </w:hyperlink>
        </w:p>
        <w:p w14:paraId="55FB06DC" w14:textId="064FE80C" w:rsidR="007E2832" w:rsidRDefault="001E6265">
          <w:pPr>
            <w:pStyle w:val="Sommario2"/>
            <w:rPr>
              <w:rFonts w:asciiTheme="minorHAnsi" w:eastAsiaTheme="minorEastAsia" w:hAnsiTheme="minorHAnsi" w:cstheme="minorBidi"/>
              <w:noProof/>
              <w:sz w:val="22"/>
              <w:szCs w:val="22"/>
            </w:rPr>
          </w:pPr>
          <w:hyperlink w:anchor="_Toc475293657" w:history="1">
            <w:r w:rsidR="007E2832" w:rsidRPr="008F1991">
              <w:rPr>
                <w:rStyle w:val="Collegamentoipertestuale"/>
                <w:rFonts w:eastAsiaTheme="majorEastAsia"/>
                <w:noProof/>
                <w:lang w:val="en-US" w:eastAsia="zh-CN" w:bidi="hi-IN"/>
              </w:rPr>
              <w:t>4.5</w:t>
            </w:r>
            <w:r w:rsidR="007E2832">
              <w:rPr>
                <w:rFonts w:asciiTheme="minorHAnsi" w:eastAsiaTheme="minorEastAsia" w:hAnsiTheme="minorHAnsi" w:cstheme="minorBidi"/>
                <w:noProof/>
                <w:sz w:val="22"/>
                <w:szCs w:val="22"/>
              </w:rPr>
              <w:tab/>
            </w:r>
            <w:r w:rsidR="007E2832" w:rsidRPr="008F1991">
              <w:rPr>
                <w:rStyle w:val="Collegamentoipertestuale"/>
                <w:rFonts w:eastAsiaTheme="majorEastAsia"/>
                <w:noProof/>
                <w:lang w:val="en-US" w:eastAsia="zh-CN" w:bidi="hi-IN"/>
              </w:rPr>
              <w:t>Comparing results with other benchmarks</w:t>
            </w:r>
            <w:r w:rsidR="007E2832">
              <w:rPr>
                <w:noProof/>
                <w:webHidden/>
              </w:rPr>
              <w:tab/>
            </w:r>
            <w:r w:rsidR="007E2832">
              <w:rPr>
                <w:noProof/>
                <w:webHidden/>
              </w:rPr>
              <w:fldChar w:fldCharType="begin"/>
            </w:r>
            <w:r w:rsidR="007E2832">
              <w:rPr>
                <w:noProof/>
                <w:webHidden/>
              </w:rPr>
              <w:instrText xml:space="preserve"> PAGEREF _Toc475293657 \h </w:instrText>
            </w:r>
            <w:r w:rsidR="007E2832">
              <w:rPr>
                <w:noProof/>
                <w:webHidden/>
              </w:rPr>
            </w:r>
            <w:r w:rsidR="007E2832">
              <w:rPr>
                <w:noProof/>
                <w:webHidden/>
              </w:rPr>
              <w:fldChar w:fldCharType="separate"/>
            </w:r>
            <w:r w:rsidR="007E2832">
              <w:rPr>
                <w:noProof/>
                <w:webHidden/>
              </w:rPr>
              <w:t>26</w:t>
            </w:r>
            <w:r w:rsidR="007E2832">
              <w:rPr>
                <w:noProof/>
                <w:webHidden/>
              </w:rPr>
              <w:fldChar w:fldCharType="end"/>
            </w:r>
          </w:hyperlink>
        </w:p>
        <w:p w14:paraId="1A431591" w14:textId="5173BE47" w:rsidR="007E2832" w:rsidRDefault="001E6265">
          <w:pPr>
            <w:pStyle w:val="Sommario1"/>
            <w:tabs>
              <w:tab w:val="left" w:pos="480"/>
              <w:tab w:val="right" w:leader="dot" w:pos="10456"/>
            </w:tabs>
            <w:rPr>
              <w:rFonts w:asciiTheme="minorHAnsi" w:eastAsiaTheme="minorEastAsia" w:hAnsiTheme="minorHAnsi" w:cstheme="minorBidi"/>
              <w:noProof/>
              <w:sz w:val="22"/>
              <w:szCs w:val="22"/>
            </w:rPr>
          </w:pPr>
          <w:hyperlink w:anchor="_Toc475293658" w:history="1">
            <w:r w:rsidR="007E2832" w:rsidRPr="008F1991">
              <w:rPr>
                <w:rStyle w:val="Collegamentoipertestuale"/>
                <w:noProof/>
                <w:lang w:val="en-US" w:eastAsia="zh-CN" w:bidi="hi-IN"/>
              </w:rPr>
              <w:t>5</w:t>
            </w:r>
            <w:r w:rsidR="007E2832">
              <w:rPr>
                <w:rFonts w:asciiTheme="minorHAnsi" w:eastAsiaTheme="minorEastAsia" w:hAnsiTheme="minorHAnsi" w:cstheme="minorBidi"/>
                <w:noProof/>
                <w:sz w:val="22"/>
                <w:szCs w:val="22"/>
              </w:rPr>
              <w:tab/>
            </w:r>
            <w:r w:rsidR="007E2832" w:rsidRPr="008F1991">
              <w:rPr>
                <w:rStyle w:val="Collegamentoipertestuale"/>
                <w:noProof/>
                <w:lang w:val="en-US" w:eastAsia="zh-CN" w:bidi="hi-IN"/>
              </w:rPr>
              <w:t>Conclusion</w:t>
            </w:r>
            <w:r w:rsidR="007E2832">
              <w:rPr>
                <w:noProof/>
                <w:webHidden/>
              </w:rPr>
              <w:tab/>
            </w:r>
            <w:r w:rsidR="007E2832">
              <w:rPr>
                <w:noProof/>
                <w:webHidden/>
              </w:rPr>
              <w:fldChar w:fldCharType="begin"/>
            </w:r>
            <w:r w:rsidR="007E2832">
              <w:rPr>
                <w:noProof/>
                <w:webHidden/>
              </w:rPr>
              <w:instrText xml:space="preserve"> PAGEREF _Toc475293658 \h </w:instrText>
            </w:r>
            <w:r w:rsidR="007E2832">
              <w:rPr>
                <w:noProof/>
                <w:webHidden/>
              </w:rPr>
            </w:r>
            <w:r w:rsidR="007E2832">
              <w:rPr>
                <w:noProof/>
                <w:webHidden/>
              </w:rPr>
              <w:fldChar w:fldCharType="separate"/>
            </w:r>
            <w:r w:rsidR="007E2832">
              <w:rPr>
                <w:noProof/>
                <w:webHidden/>
              </w:rPr>
              <w:t>26</w:t>
            </w:r>
            <w:r w:rsidR="007E2832">
              <w:rPr>
                <w:noProof/>
                <w:webHidden/>
              </w:rPr>
              <w:fldChar w:fldCharType="end"/>
            </w:r>
          </w:hyperlink>
        </w:p>
        <w:p w14:paraId="69FB56EE" w14:textId="17FDC63E" w:rsidR="00593BF3" w:rsidRPr="004B5544" w:rsidRDefault="00593BF3">
          <w:pPr>
            <w:rPr>
              <w:lang w:val="en-US"/>
            </w:rPr>
          </w:pPr>
          <w:r w:rsidRPr="00186FA1">
            <w:rPr>
              <w:b/>
              <w:bCs/>
              <w:szCs w:val="22"/>
            </w:rPr>
            <w:fldChar w:fldCharType="end"/>
          </w:r>
        </w:p>
      </w:sdtContent>
    </w:sdt>
    <w:p w14:paraId="177C9D8A" w14:textId="77777777" w:rsidR="00B21DC2" w:rsidRPr="004B5544" w:rsidRDefault="00B21DC2" w:rsidP="005E3544">
      <w:pPr>
        <w:rPr>
          <w:b/>
          <w:sz w:val="22"/>
          <w:szCs w:val="22"/>
          <w:lang w:val="en-US"/>
        </w:rPr>
      </w:pPr>
    </w:p>
    <w:p w14:paraId="2F81880A" w14:textId="3BC413A0" w:rsidR="00B21DC2" w:rsidRDefault="00B21DC2" w:rsidP="0061601D">
      <w:pPr>
        <w:rPr>
          <w:b/>
          <w:sz w:val="22"/>
          <w:szCs w:val="22"/>
        </w:rPr>
      </w:pPr>
    </w:p>
    <w:p w14:paraId="41EB922A" w14:textId="77777777" w:rsidR="00B21DC2" w:rsidRDefault="00B21DC2" w:rsidP="0061601D">
      <w:pPr>
        <w:rPr>
          <w:b/>
          <w:sz w:val="22"/>
          <w:szCs w:val="22"/>
        </w:rPr>
      </w:pPr>
    </w:p>
    <w:p w14:paraId="732FC828" w14:textId="77777777" w:rsidR="0005318F" w:rsidRDefault="0005318F" w:rsidP="0061601D">
      <w:pPr>
        <w:rPr>
          <w:b/>
          <w:sz w:val="22"/>
          <w:szCs w:val="22"/>
        </w:rPr>
      </w:pPr>
    </w:p>
    <w:p w14:paraId="450580BB" w14:textId="77777777" w:rsidR="006015A9" w:rsidRDefault="006015A9" w:rsidP="0061601D">
      <w:pPr>
        <w:rPr>
          <w:b/>
          <w:sz w:val="22"/>
          <w:szCs w:val="22"/>
        </w:rPr>
      </w:pPr>
    </w:p>
    <w:p w14:paraId="030F3F18" w14:textId="77777777" w:rsidR="00186FA1" w:rsidRDefault="00186FA1" w:rsidP="0061601D">
      <w:pPr>
        <w:rPr>
          <w:b/>
          <w:sz w:val="22"/>
          <w:szCs w:val="22"/>
        </w:rPr>
      </w:pPr>
    </w:p>
    <w:p w14:paraId="01C2005F" w14:textId="77777777" w:rsidR="00186FA1" w:rsidRPr="0061601D" w:rsidRDefault="00186FA1" w:rsidP="0061601D">
      <w:pPr>
        <w:rPr>
          <w:b/>
          <w:sz w:val="22"/>
          <w:szCs w:val="22"/>
        </w:rPr>
      </w:pPr>
    </w:p>
    <w:p w14:paraId="2B75D7DC" w14:textId="77777777" w:rsidR="00B21DC2" w:rsidRPr="00B21DC2" w:rsidRDefault="00B21DC2" w:rsidP="00B21DC2">
      <w:pPr>
        <w:pStyle w:val="Paragrafoelenco"/>
        <w:rPr>
          <w:b/>
          <w:sz w:val="22"/>
          <w:szCs w:val="22"/>
        </w:rPr>
      </w:pPr>
    </w:p>
    <w:p w14:paraId="6F967AEB" w14:textId="77777777" w:rsidR="007B690E" w:rsidRDefault="007B690E" w:rsidP="005E3544">
      <w:pPr>
        <w:rPr>
          <w:b/>
          <w:sz w:val="22"/>
          <w:szCs w:val="22"/>
        </w:rPr>
      </w:pPr>
    </w:p>
    <w:p w14:paraId="7681327F" w14:textId="77777777" w:rsidR="007B690E" w:rsidRDefault="007B690E" w:rsidP="005E3544">
      <w:pPr>
        <w:rPr>
          <w:b/>
          <w:sz w:val="22"/>
          <w:szCs w:val="22"/>
        </w:rPr>
      </w:pPr>
    </w:p>
    <w:p w14:paraId="65FE2B6D" w14:textId="77777777" w:rsidR="007B690E" w:rsidRDefault="007B690E" w:rsidP="005E3544">
      <w:pPr>
        <w:rPr>
          <w:b/>
          <w:sz w:val="22"/>
          <w:szCs w:val="22"/>
        </w:rPr>
      </w:pPr>
    </w:p>
    <w:p w14:paraId="7A3B1109" w14:textId="77777777" w:rsidR="007B690E" w:rsidRDefault="007B690E" w:rsidP="005E3544">
      <w:pPr>
        <w:rPr>
          <w:b/>
          <w:sz w:val="22"/>
          <w:szCs w:val="22"/>
        </w:rPr>
      </w:pPr>
    </w:p>
    <w:p w14:paraId="6BDEB7CE" w14:textId="77777777" w:rsidR="007B690E" w:rsidRDefault="007B690E" w:rsidP="005E3544">
      <w:pPr>
        <w:rPr>
          <w:b/>
          <w:sz w:val="22"/>
          <w:szCs w:val="22"/>
        </w:rPr>
      </w:pPr>
    </w:p>
    <w:p w14:paraId="1A21154E" w14:textId="77777777" w:rsidR="007B690E" w:rsidRDefault="007B690E" w:rsidP="005E3544">
      <w:pPr>
        <w:rPr>
          <w:b/>
          <w:sz w:val="22"/>
          <w:szCs w:val="22"/>
        </w:rPr>
      </w:pPr>
    </w:p>
    <w:p w14:paraId="378EB65C" w14:textId="77777777" w:rsidR="007B690E" w:rsidRDefault="007B690E" w:rsidP="005E3544">
      <w:pPr>
        <w:rPr>
          <w:b/>
          <w:sz w:val="22"/>
          <w:szCs w:val="22"/>
        </w:rPr>
      </w:pPr>
    </w:p>
    <w:p w14:paraId="20ED15E6" w14:textId="77777777" w:rsidR="007B690E" w:rsidRDefault="007B690E" w:rsidP="005E3544">
      <w:pPr>
        <w:rPr>
          <w:b/>
          <w:sz w:val="22"/>
          <w:szCs w:val="22"/>
        </w:rPr>
      </w:pPr>
    </w:p>
    <w:p w14:paraId="155F525B" w14:textId="77777777" w:rsidR="007B690E" w:rsidRDefault="007B690E" w:rsidP="005E3544">
      <w:pPr>
        <w:rPr>
          <w:b/>
          <w:sz w:val="22"/>
          <w:szCs w:val="22"/>
        </w:rPr>
      </w:pPr>
    </w:p>
    <w:p w14:paraId="0A9AF651" w14:textId="77777777" w:rsidR="007B690E" w:rsidRDefault="007B690E" w:rsidP="005E3544">
      <w:pPr>
        <w:rPr>
          <w:b/>
          <w:sz w:val="22"/>
          <w:szCs w:val="22"/>
        </w:rPr>
      </w:pPr>
    </w:p>
    <w:p w14:paraId="477BA15C" w14:textId="77777777" w:rsidR="007B690E" w:rsidRDefault="007B690E" w:rsidP="005E3544">
      <w:pPr>
        <w:rPr>
          <w:b/>
          <w:sz w:val="22"/>
          <w:szCs w:val="22"/>
        </w:rPr>
      </w:pPr>
    </w:p>
    <w:p w14:paraId="094D2650" w14:textId="77777777" w:rsidR="007B690E" w:rsidRDefault="007B690E" w:rsidP="005E3544">
      <w:pPr>
        <w:rPr>
          <w:b/>
          <w:sz w:val="22"/>
          <w:szCs w:val="22"/>
        </w:rPr>
      </w:pPr>
    </w:p>
    <w:p w14:paraId="20981638" w14:textId="77777777" w:rsidR="007B690E" w:rsidRDefault="007B690E" w:rsidP="005E3544">
      <w:pPr>
        <w:rPr>
          <w:b/>
          <w:sz w:val="22"/>
          <w:szCs w:val="22"/>
        </w:rPr>
      </w:pPr>
    </w:p>
    <w:p w14:paraId="59FF5738" w14:textId="77777777" w:rsidR="007B690E" w:rsidRDefault="007B690E" w:rsidP="005E3544">
      <w:pPr>
        <w:rPr>
          <w:b/>
          <w:sz w:val="22"/>
          <w:szCs w:val="22"/>
        </w:rPr>
      </w:pPr>
    </w:p>
    <w:p w14:paraId="533924B9" w14:textId="77777777" w:rsidR="007B690E" w:rsidRDefault="007B690E" w:rsidP="005E3544">
      <w:pPr>
        <w:rPr>
          <w:b/>
          <w:sz w:val="22"/>
          <w:szCs w:val="22"/>
        </w:rPr>
      </w:pPr>
    </w:p>
    <w:p w14:paraId="48E1E43E" w14:textId="77777777" w:rsidR="007B690E" w:rsidRDefault="007B690E" w:rsidP="005E3544">
      <w:pPr>
        <w:rPr>
          <w:b/>
          <w:sz w:val="22"/>
          <w:szCs w:val="22"/>
        </w:rPr>
      </w:pPr>
    </w:p>
    <w:p w14:paraId="088BFF44" w14:textId="77777777" w:rsidR="00904928" w:rsidRPr="001D1A7C" w:rsidRDefault="000D620B" w:rsidP="00904928">
      <w:pPr>
        <w:keepNext/>
        <w:pageBreakBefore/>
        <w:widowControl w:val="0"/>
        <w:suppressAutoHyphens/>
        <w:autoSpaceDN w:val="0"/>
        <w:spacing w:before="850" w:after="29"/>
        <w:textAlignment w:val="baseline"/>
        <w:rPr>
          <w:b/>
          <w:sz w:val="28"/>
          <w:szCs w:val="28"/>
          <w:lang w:val="en-US" w:eastAsia="zh-CN" w:bidi="hi-IN"/>
        </w:rPr>
      </w:pPr>
      <w:r w:rsidRPr="001D1A7C">
        <w:rPr>
          <w:b/>
          <w:bCs/>
          <w:kern w:val="3"/>
          <w:sz w:val="28"/>
          <w:szCs w:val="28"/>
          <w:lang w:val="en-US" w:eastAsia="zh-CN" w:bidi="hi-IN"/>
        </w:rPr>
        <w:lastRenderedPageBreak/>
        <w:t>Abstract</w:t>
      </w:r>
    </w:p>
    <w:p w14:paraId="4A349C43" w14:textId="77777777" w:rsidR="00B21DC2" w:rsidRPr="001D1A7C" w:rsidRDefault="00B21DC2" w:rsidP="00A75F3A">
      <w:pPr>
        <w:jc w:val="center"/>
        <w:rPr>
          <w:sz w:val="22"/>
          <w:szCs w:val="22"/>
          <w:lang w:val="en-US"/>
        </w:rPr>
      </w:pPr>
    </w:p>
    <w:p w14:paraId="42EC1CA6" w14:textId="08B98940" w:rsidR="00240729" w:rsidRDefault="00B206FF"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The IT world is evolving faster and faster every year</w:t>
      </w:r>
      <w:ins w:id="0" w:author="Alberto Montresor" w:date="2017-02-22T06:53:00Z">
        <w:r w:rsidR="006D281B">
          <w:rPr>
            <w:kern w:val="3"/>
            <w:sz w:val="22"/>
            <w:szCs w:val="22"/>
            <w:lang w:val="en-US" w:eastAsia="zh-CN" w:bidi="hi-IN"/>
          </w:rPr>
          <w:t>,</w:t>
        </w:r>
      </w:ins>
      <w:r w:rsidRPr="44035508">
        <w:rPr>
          <w:kern w:val="3"/>
          <w:sz w:val="22"/>
          <w:szCs w:val="22"/>
          <w:lang w:val="en-US" w:eastAsia="zh-CN" w:bidi="hi-IN"/>
        </w:rPr>
        <w:t xml:space="preserve"> with new breaking technologies coming to our lives, even changing our way to communicate and live in our society. With the advent of social networks, cloud storage and computing</w:t>
      </w:r>
      <w:r w:rsidR="00DA7A43">
        <w:rPr>
          <w:kern w:val="3"/>
          <w:sz w:val="22"/>
          <w:szCs w:val="22"/>
          <w:lang w:val="en-US" w:eastAsia="zh-CN" w:bidi="hi-IN"/>
        </w:rPr>
        <w:t>,</w:t>
      </w:r>
      <w:r w:rsidRPr="44035508">
        <w:rPr>
          <w:kern w:val="3"/>
          <w:sz w:val="22"/>
          <w:szCs w:val="22"/>
          <w:lang w:val="en-US" w:eastAsia="zh-CN" w:bidi="hi-IN"/>
        </w:rPr>
        <w:t xml:space="preserve"> a new definition for the </w:t>
      </w:r>
      <w:del w:id="1" w:author="Alberto Montresor" w:date="2017-02-22T06:54:00Z">
        <w:r w:rsidRPr="44035508" w:rsidDel="00DE53EE">
          <w:rPr>
            <w:kern w:val="3"/>
            <w:sz w:val="22"/>
            <w:szCs w:val="22"/>
            <w:lang w:val="en-US" w:eastAsia="zh-CN" w:bidi="hi-IN"/>
          </w:rPr>
          <w:delText xml:space="preserve">load </w:delText>
        </w:r>
      </w:del>
      <w:r w:rsidR="00DE53EE">
        <w:rPr>
          <w:kern w:val="3"/>
          <w:sz w:val="22"/>
          <w:szCs w:val="22"/>
          <w:lang w:val="en-US" w:eastAsia="zh-CN" w:bidi="hi-IN"/>
        </w:rPr>
        <w:t>amount</w:t>
      </w:r>
      <w:r w:rsidR="00DE53EE" w:rsidRPr="44035508">
        <w:rPr>
          <w:kern w:val="3"/>
          <w:sz w:val="22"/>
          <w:szCs w:val="22"/>
          <w:lang w:val="en-US" w:eastAsia="zh-CN" w:bidi="hi-IN"/>
        </w:rPr>
        <w:t xml:space="preserve"> </w:t>
      </w:r>
      <w:r w:rsidRPr="44035508">
        <w:rPr>
          <w:kern w:val="3"/>
          <w:sz w:val="22"/>
          <w:szCs w:val="22"/>
          <w:lang w:val="en-US" w:eastAsia="zh-CN" w:bidi="hi-IN"/>
        </w:rPr>
        <w:t xml:space="preserve">of data they involve has </w:t>
      </w:r>
      <w:del w:id="2" w:author="Alberto Montresor" w:date="2017-02-22T06:54:00Z">
        <w:r w:rsidRPr="44035508" w:rsidDel="00DE53EE">
          <w:rPr>
            <w:kern w:val="3"/>
            <w:sz w:val="22"/>
            <w:szCs w:val="22"/>
            <w:lang w:val="en-US" w:eastAsia="zh-CN" w:bidi="hi-IN"/>
          </w:rPr>
          <w:delText>spread around</w:delText>
        </w:r>
      </w:del>
      <w:r w:rsidR="00DE53EE">
        <w:rPr>
          <w:kern w:val="3"/>
          <w:sz w:val="22"/>
          <w:szCs w:val="22"/>
          <w:lang w:val="en-US" w:eastAsia="zh-CN" w:bidi="hi-IN"/>
        </w:rPr>
        <w:t>coined</w:t>
      </w:r>
      <w:r w:rsidRPr="44035508">
        <w:rPr>
          <w:kern w:val="3"/>
          <w:sz w:val="22"/>
          <w:szCs w:val="22"/>
          <w:lang w:val="en-US" w:eastAsia="zh-CN" w:bidi="hi-IN"/>
        </w:rPr>
        <w:t>: Big</w:t>
      </w:r>
      <w:r w:rsidR="000A2C0B" w:rsidRPr="44035508">
        <w:rPr>
          <w:kern w:val="3"/>
          <w:sz w:val="22"/>
          <w:szCs w:val="22"/>
          <w:lang w:val="en-US" w:eastAsia="zh-CN" w:bidi="hi-IN"/>
        </w:rPr>
        <w:t xml:space="preserve"> </w:t>
      </w:r>
      <w:r w:rsidRPr="44035508">
        <w:rPr>
          <w:kern w:val="3"/>
          <w:sz w:val="22"/>
          <w:szCs w:val="22"/>
          <w:lang w:val="en-US" w:eastAsia="zh-CN" w:bidi="hi-IN"/>
        </w:rPr>
        <w:t>Data.</w:t>
      </w:r>
    </w:p>
    <w:p w14:paraId="362027C1" w14:textId="789D625C" w:rsidR="00B206FF" w:rsidRDefault="00B206FF"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The challenge of Big</w:t>
      </w:r>
      <w:r w:rsidR="000A2C0B" w:rsidRPr="44035508">
        <w:rPr>
          <w:kern w:val="3"/>
          <w:sz w:val="22"/>
          <w:szCs w:val="22"/>
          <w:lang w:val="en-US" w:eastAsia="zh-CN" w:bidi="hi-IN"/>
        </w:rPr>
        <w:t xml:space="preserve"> </w:t>
      </w:r>
      <w:r w:rsidRPr="44035508">
        <w:rPr>
          <w:kern w:val="3"/>
          <w:sz w:val="22"/>
          <w:szCs w:val="22"/>
          <w:lang w:val="en-US" w:eastAsia="zh-CN" w:bidi="hi-IN"/>
        </w:rPr>
        <w:t>Data involves both developing better retrieving solutions using advanced data mining techniques and functional storage solutions.</w:t>
      </w:r>
    </w:p>
    <w:p w14:paraId="682DCA87" w14:textId="45F6F85F" w:rsidR="00B206FF" w:rsidRDefault="00B206FF" w:rsidP="00B9213E">
      <w:pPr>
        <w:widowControl w:val="0"/>
        <w:suppressAutoHyphens/>
        <w:autoSpaceDN w:val="0"/>
        <w:jc w:val="both"/>
        <w:textAlignment w:val="baseline"/>
        <w:rPr>
          <w:sz w:val="22"/>
          <w:szCs w:val="22"/>
          <w:lang w:val="en-US" w:eastAsia="zh-CN" w:bidi="hi-IN"/>
        </w:rPr>
      </w:pPr>
      <w:del w:id="3" w:author="Alberto Montresor" w:date="2017-02-21T18:51:00Z">
        <w:r w:rsidRPr="44035508" w:rsidDel="00DA7A43">
          <w:rPr>
            <w:kern w:val="3"/>
            <w:sz w:val="22"/>
            <w:szCs w:val="22"/>
            <w:lang w:val="en-US" w:eastAsia="zh-CN" w:bidi="hi-IN"/>
          </w:rPr>
          <w:delText>Many</w:delText>
        </w:r>
        <w:r w:rsidR="00D0628C" w:rsidRPr="44035508" w:rsidDel="00DA7A43">
          <w:rPr>
            <w:kern w:val="3"/>
            <w:sz w:val="22"/>
            <w:szCs w:val="22"/>
            <w:lang w:val="en-US" w:eastAsia="zh-CN" w:bidi="hi-IN"/>
          </w:rPr>
          <w:delText xml:space="preserve"> more</w:delText>
        </w:r>
      </w:del>
      <w:ins w:id="4" w:author="Alberto Montresor" w:date="2017-02-21T18:51:00Z">
        <w:r w:rsidR="00DA7A43">
          <w:rPr>
            <w:kern w:val="3"/>
            <w:sz w:val="22"/>
            <w:szCs w:val="22"/>
            <w:lang w:val="en-US" w:eastAsia="zh-CN" w:bidi="hi-IN"/>
          </w:rPr>
          <w:t>Several</w:t>
        </w:r>
      </w:ins>
      <w:r w:rsidRPr="44035508">
        <w:rPr>
          <w:kern w:val="3"/>
          <w:sz w:val="22"/>
          <w:szCs w:val="22"/>
          <w:lang w:val="en-US" w:eastAsia="zh-CN" w:bidi="hi-IN"/>
        </w:rPr>
        <w:t xml:space="preserve"> companies are switching their old </w:t>
      </w:r>
      <w:r w:rsidR="00D0628C" w:rsidRPr="44035508">
        <w:rPr>
          <w:kern w:val="3"/>
          <w:sz w:val="22"/>
          <w:szCs w:val="22"/>
          <w:lang w:val="en-US" w:eastAsia="zh-CN" w:bidi="hi-IN"/>
        </w:rPr>
        <w:t>systems and technologies to more scalable and reliable solutions to optimize their costs in terms of money and time, and everybody knows how</w:t>
      </w:r>
      <w:r w:rsidR="00E12F8A" w:rsidRPr="44035508">
        <w:rPr>
          <w:kern w:val="3"/>
          <w:sz w:val="22"/>
          <w:szCs w:val="22"/>
          <w:lang w:val="en-US" w:eastAsia="zh-CN" w:bidi="hi-IN"/>
        </w:rPr>
        <w:t xml:space="preserve"> the</w:t>
      </w:r>
      <w:r w:rsidR="00D0628C" w:rsidRPr="44035508">
        <w:rPr>
          <w:kern w:val="3"/>
          <w:sz w:val="22"/>
          <w:szCs w:val="22"/>
          <w:lang w:val="en-US" w:eastAsia="zh-CN" w:bidi="hi-IN"/>
        </w:rPr>
        <w:t xml:space="preserve"> “Time = Money” equation is real</w:t>
      </w:r>
      <w:ins w:id="5" w:author="Alberto Montresor" w:date="2017-02-21T18:51:00Z">
        <w:r w:rsidR="00DA7A43">
          <w:rPr>
            <w:kern w:val="3"/>
            <w:sz w:val="22"/>
            <w:szCs w:val="22"/>
            <w:lang w:val="en-US" w:eastAsia="zh-CN" w:bidi="hi-IN"/>
          </w:rPr>
          <w:t>,</w:t>
        </w:r>
      </w:ins>
      <w:r w:rsidR="00D0628C" w:rsidRPr="44035508">
        <w:rPr>
          <w:kern w:val="3"/>
          <w:sz w:val="22"/>
          <w:szCs w:val="22"/>
          <w:lang w:val="en-US" w:eastAsia="zh-CN" w:bidi="hi-IN"/>
        </w:rPr>
        <w:t xml:space="preserve"> especially in the software market.</w:t>
      </w:r>
    </w:p>
    <w:p w14:paraId="3804CA13" w14:textId="30F681C9" w:rsidR="00D0628C" w:rsidRDefault="00D0628C"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 xml:space="preserve">The company in which I am actually working entrusted me to develop a software in order to evaluate MongoDB, a new non-relational database </w:t>
      </w:r>
      <w:r w:rsidR="0012387A" w:rsidRPr="44035508">
        <w:rPr>
          <w:kern w:val="3"/>
          <w:sz w:val="22"/>
          <w:szCs w:val="22"/>
          <w:lang w:val="en-US" w:eastAsia="zh-CN" w:bidi="hi-IN"/>
        </w:rPr>
        <w:t xml:space="preserve">technology, in </w:t>
      </w:r>
      <w:del w:id="6" w:author="Alberto Montresor" w:date="2017-02-22T06:56:00Z">
        <w:r w:rsidR="0012387A" w:rsidRPr="44035508" w:rsidDel="0060357B">
          <w:rPr>
            <w:kern w:val="3"/>
            <w:sz w:val="22"/>
            <w:szCs w:val="22"/>
            <w:lang w:val="en-US" w:eastAsia="zh-CN" w:bidi="hi-IN"/>
          </w:rPr>
          <w:delText xml:space="preserve">prevision </w:delText>
        </w:r>
      </w:del>
      <w:ins w:id="7" w:author="Alberto Montresor" w:date="2017-02-22T06:56:00Z">
        <w:r w:rsidR="0060357B">
          <w:rPr>
            <w:kern w:val="3"/>
            <w:sz w:val="22"/>
            <w:szCs w:val="22"/>
            <w:lang w:val="en-US" w:eastAsia="zh-CN" w:bidi="hi-IN"/>
          </w:rPr>
          <w:t>anticipation</w:t>
        </w:r>
        <w:r w:rsidR="0060357B" w:rsidRPr="44035508">
          <w:rPr>
            <w:kern w:val="3"/>
            <w:sz w:val="22"/>
            <w:szCs w:val="22"/>
            <w:lang w:val="en-US" w:eastAsia="zh-CN" w:bidi="hi-IN"/>
          </w:rPr>
          <w:t xml:space="preserve"> </w:t>
        </w:r>
      </w:ins>
      <w:r w:rsidR="0012387A" w:rsidRPr="44035508">
        <w:rPr>
          <w:kern w:val="3"/>
          <w:sz w:val="22"/>
          <w:szCs w:val="22"/>
          <w:lang w:val="en-US" w:eastAsia="zh-CN" w:bidi="hi-IN"/>
        </w:rPr>
        <w:t xml:space="preserve">of a new </w:t>
      </w:r>
      <w:del w:id="8" w:author="Alberto Montresor" w:date="2017-02-22T06:56:00Z">
        <w:r w:rsidR="0012387A" w:rsidRPr="44035508" w:rsidDel="0060357B">
          <w:rPr>
            <w:kern w:val="3"/>
            <w:sz w:val="22"/>
            <w:szCs w:val="22"/>
            <w:lang w:val="en-US" w:eastAsia="zh-CN" w:bidi="hi-IN"/>
          </w:rPr>
          <w:delText xml:space="preserve">commission </w:delText>
        </w:r>
      </w:del>
      <w:ins w:id="9" w:author="Alberto Montresor" w:date="2017-02-22T06:56:00Z">
        <w:r w:rsidR="0060357B">
          <w:rPr>
            <w:kern w:val="3"/>
            <w:sz w:val="22"/>
            <w:szCs w:val="22"/>
            <w:lang w:val="en-US" w:eastAsia="zh-CN" w:bidi="hi-IN"/>
          </w:rPr>
          <w:t>contract</w:t>
        </w:r>
        <w:r w:rsidR="0060357B" w:rsidRPr="44035508">
          <w:rPr>
            <w:kern w:val="3"/>
            <w:sz w:val="22"/>
            <w:szCs w:val="22"/>
            <w:lang w:val="en-US" w:eastAsia="zh-CN" w:bidi="hi-IN"/>
          </w:rPr>
          <w:t xml:space="preserve"> </w:t>
        </w:r>
      </w:ins>
      <w:r w:rsidR="0012387A" w:rsidRPr="44035508">
        <w:rPr>
          <w:kern w:val="3"/>
          <w:sz w:val="22"/>
          <w:szCs w:val="22"/>
          <w:lang w:val="en-US" w:eastAsia="zh-CN" w:bidi="hi-IN"/>
        </w:rPr>
        <w:t xml:space="preserve">from a customer that needs to support an application with </w:t>
      </w:r>
      <w:del w:id="10" w:author="Alberto Montresor" w:date="2017-02-22T06:56:00Z">
        <w:r w:rsidR="000A2C0B" w:rsidRPr="44035508" w:rsidDel="0060357B">
          <w:rPr>
            <w:kern w:val="3"/>
            <w:sz w:val="22"/>
            <w:szCs w:val="22"/>
            <w:lang w:val="en-US" w:eastAsia="zh-CN" w:bidi="hi-IN"/>
          </w:rPr>
          <w:delText xml:space="preserve">many </w:delText>
        </w:r>
      </w:del>
      <w:ins w:id="11" w:author="Alberto Montresor" w:date="2017-02-22T06:56:00Z">
        <w:r w:rsidR="0060357B">
          <w:rPr>
            <w:kern w:val="3"/>
            <w:sz w:val="22"/>
            <w:szCs w:val="22"/>
            <w:lang w:val="en-US" w:eastAsia="zh-CN" w:bidi="hi-IN"/>
          </w:rPr>
          <w:t>several</w:t>
        </w:r>
        <w:r w:rsidR="0060357B" w:rsidRPr="44035508">
          <w:rPr>
            <w:kern w:val="3"/>
            <w:sz w:val="22"/>
            <w:szCs w:val="22"/>
            <w:lang w:val="en-US" w:eastAsia="zh-CN" w:bidi="hi-IN"/>
          </w:rPr>
          <w:t xml:space="preserve"> </w:t>
        </w:r>
      </w:ins>
      <w:r w:rsidR="0012387A" w:rsidRPr="44035508">
        <w:rPr>
          <w:kern w:val="3"/>
          <w:sz w:val="22"/>
          <w:szCs w:val="22"/>
          <w:lang w:val="en-US" w:eastAsia="zh-CN" w:bidi="hi-IN"/>
        </w:rPr>
        <w:t xml:space="preserve">hundred </w:t>
      </w:r>
      <w:r w:rsidR="007E2832" w:rsidRPr="44035508">
        <w:rPr>
          <w:kern w:val="3"/>
          <w:sz w:val="22"/>
          <w:szCs w:val="22"/>
          <w:lang w:val="en-US" w:eastAsia="zh-CN" w:bidi="hi-IN"/>
        </w:rPr>
        <w:t>thousand</w:t>
      </w:r>
      <w:r w:rsidR="0012387A" w:rsidRPr="44035508">
        <w:rPr>
          <w:kern w:val="3"/>
          <w:sz w:val="22"/>
          <w:szCs w:val="22"/>
          <w:lang w:val="en-US" w:eastAsia="zh-CN" w:bidi="hi-IN"/>
        </w:rPr>
        <w:t xml:space="preserve"> of users and millions of records.</w:t>
      </w:r>
    </w:p>
    <w:p w14:paraId="3D48B3B4" w14:textId="7BDDD0C3" w:rsidR="0012387A" w:rsidRDefault="0012387A"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The challenge is to obtain acceptable results from Mongo in stressing conditions like a production software: retrieving data in less than 2 seconds, preventing loss of data and most important</w:t>
      </w:r>
      <w:r w:rsidR="0060357B">
        <w:rPr>
          <w:kern w:val="3"/>
          <w:sz w:val="22"/>
          <w:szCs w:val="22"/>
          <w:lang w:val="en-US" w:eastAsia="zh-CN" w:bidi="hi-IN"/>
        </w:rPr>
        <w:t>ly,</w:t>
      </w:r>
      <w:r w:rsidRPr="44035508">
        <w:rPr>
          <w:kern w:val="3"/>
          <w:sz w:val="22"/>
          <w:szCs w:val="22"/>
          <w:lang w:val="en-US" w:eastAsia="zh-CN" w:bidi="hi-IN"/>
        </w:rPr>
        <w:t xml:space="preserve"> preventing </w:t>
      </w:r>
      <w:r w:rsidR="00E12F8A" w:rsidRPr="44035508">
        <w:rPr>
          <w:kern w:val="3"/>
          <w:sz w:val="22"/>
          <w:szCs w:val="22"/>
          <w:lang w:val="en-US" w:eastAsia="zh-CN" w:bidi="hi-IN"/>
        </w:rPr>
        <w:t>a system crash of the database.</w:t>
      </w:r>
    </w:p>
    <w:p w14:paraId="6072607E" w14:textId="416E71AB" w:rsidR="00E12F8A" w:rsidRDefault="00E12F8A"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I entirely developed a Java software based on the Spring framework, following my project leader and my tutor directives, capable of launching specific</w:t>
      </w:r>
      <w:r w:rsidR="000A2C0B" w:rsidRPr="44035508">
        <w:rPr>
          <w:kern w:val="3"/>
          <w:sz w:val="22"/>
          <w:szCs w:val="22"/>
          <w:lang w:val="en-US" w:eastAsia="zh-CN" w:bidi="hi-IN"/>
        </w:rPr>
        <w:t xml:space="preserve"> benchmark</w:t>
      </w:r>
      <w:r w:rsidRPr="44035508">
        <w:rPr>
          <w:kern w:val="3"/>
          <w:sz w:val="22"/>
          <w:szCs w:val="22"/>
          <w:lang w:val="en-US" w:eastAsia="zh-CN" w:bidi="hi-IN"/>
        </w:rPr>
        <w:t xml:space="preserve"> test</w:t>
      </w:r>
      <w:r w:rsidR="00DA7A43">
        <w:rPr>
          <w:kern w:val="3"/>
          <w:sz w:val="22"/>
          <w:szCs w:val="22"/>
          <w:lang w:val="en-US" w:eastAsia="zh-CN" w:bidi="hi-IN"/>
        </w:rPr>
        <w:t>s</w:t>
      </w:r>
      <w:r w:rsidRPr="44035508">
        <w:rPr>
          <w:kern w:val="3"/>
          <w:sz w:val="22"/>
          <w:szCs w:val="22"/>
          <w:lang w:val="en-US" w:eastAsia="zh-CN" w:bidi="hi-IN"/>
        </w:rPr>
        <w:t xml:space="preserve"> </w:t>
      </w:r>
      <w:del w:id="12" w:author="Alberto Montresor" w:date="2017-02-21T18:52:00Z">
        <w:r w:rsidRPr="44035508" w:rsidDel="00DA7A43">
          <w:rPr>
            <w:kern w:val="3"/>
            <w:sz w:val="22"/>
            <w:szCs w:val="22"/>
            <w:lang w:val="en-US" w:eastAsia="zh-CN" w:bidi="hi-IN"/>
          </w:rPr>
          <w:delText>with the aim of</w:delText>
        </w:r>
      </w:del>
      <w:ins w:id="13" w:author="Alberto Montresor" w:date="2017-02-21T18:52:00Z">
        <w:r w:rsidR="00DA7A43">
          <w:rPr>
            <w:kern w:val="3"/>
            <w:sz w:val="22"/>
            <w:szCs w:val="22"/>
            <w:lang w:val="en-US" w:eastAsia="zh-CN" w:bidi="hi-IN"/>
          </w:rPr>
          <w:t>aimed at</w:t>
        </w:r>
      </w:ins>
      <w:r w:rsidRPr="44035508">
        <w:rPr>
          <w:kern w:val="3"/>
          <w:sz w:val="22"/>
          <w:szCs w:val="22"/>
          <w:lang w:val="en-US" w:eastAsia="zh-CN" w:bidi="hi-IN"/>
        </w:rPr>
        <w:t xml:space="preserve"> </w:t>
      </w:r>
      <w:del w:id="14" w:author="Alberto Montresor" w:date="2017-02-22T06:57:00Z">
        <w:r w:rsidRPr="44035508" w:rsidDel="0060357B">
          <w:rPr>
            <w:kern w:val="3"/>
            <w:sz w:val="22"/>
            <w:szCs w:val="22"/>
            <w:lang w:val="en-US" w:eastAsia="zh-CN" w:bidi="hi-IN"/>
          </w:rPr>
          <w:delText xml:space="preserve">stressing </w:delText>
        </w:r>
      </w:del>
      <w:ins w:id="15" w:author="Alberto Montresor" w:date="2017-02-22T06:57:00Z">
        <w:r w:rsidR="0060357B">
          <w:rPr>
            <w:kern w:val="3"/>
            <w:sz w:val="22"/>
            <w:szCs w:val="22"/>
            <w:lang w:val="en-US" w:eastAsia="zh-CN" w:bidi="hi-IN"/>
          </w:rPr>
          <w:t>stress-testing</w:t>
        </w:r>
        <w:r w:rsidR="0060357B" w:rsidRPr="44035508">
          <w:rPr>
            <w:kern w:val="3"/>
            <w:sz w:val="22"/>
            <w:szCs w:val="22"/>
            <w:lang w:val="en-US" w:eastAsia="zh-CN" w:bidi="hi-IN"/>
          </w:rPr>
          <w:t xml:space="preserve"> </w:t>
        </w:r>
      </w:ins>
      <w:r w:rsidRPr="44035508">
        <w:rPr>
          <w:kern w:val="3"/>
          <w:sz w:val="22"/>
          <w:szCs w:val="22"/>
          <w:lang w:val="en-US" w:eastAsia="zh-CN" w:bidi="hi-IN"/>
        </w:rPr>
        <w:t xml:space="preserve">and maybe </w:t>
      </w:r>
      <w:r w:rsidR="0060357B">
        <w:rPr>
          <w:kern w:val="3"/>
          <w:sz w:val="22"/>
          <w:szCs w:val="22"/>
          <w:lang w:val="en-US" w:eastAsia="zh-CN" w:bidi="hi-IN"/>
        </w:rPr>
        <w:t xml:space="preserve">even </w:t>
      </w:r>
      <w:r w:rsidRPr="44035508">
        <w:rPr>
          <w:kern w:val="3"/>
          <w:sz w:val="22"/>
          <w:szCs w:val="22"/>
          <w:lang w:val="en-US" w:eastAsia="zh-CN" w:bidi="hi-IN"/>
        </w:rPr>
        <w:t>crashing a virtual machine running a MongoDB instance.</w:t>
      </w:r>
    </w:p>
    <w:p w14:paraId="3085803C" w14:textId="4607CC38" w:rsidR="00E12F8A" w:rsidRDefault="00E12F8A"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I used the technique of Microservices</w:t>
      </w:r>
      <w:ins w:id="16" w:author="Alberto Montresor" w:date="2017-02-21T18:52:00Z">
        <w:r w:rsidR="00DA7A43">
          <w:rPr>
            <w:kern w:val="3"/>
            <w:sz w:val="22"/>
            <w:szCs w:val="22"/>
            <w:lang w:val="en-US" w:eastAsia="zh-CN" w:bidi="hi-IN"/>
          </w:rPr>
          <w:t>,</w:t>
        </w:r>
      </w:ins>
      <w:r w:rsidRPr="44035508">
        <w:rPr>
          <w:kern w:val="3"/>
          <w:sz w:val="22"/>
          <w:szCs w:val="22"/>
          <w:lang w:val="en-US" w:eastAsia="zh-CN" w:bidi="hi-IN"/>
        </w:rPr>
        <w:t xml:space="preserve"> that consists in building a modular-architecture application</w:t>
      </w:r>
      <w:ins w:id="17" w:author="Alberto Montresor" w:date="2017-02-22T06:57:00Z">
        <w:r w:rsidR="0060357B">
          <w:rPr>
            <w:kern w:val="3"/>
            <w:sz w:val="22"/>
            <w:szCs w:val="22"/>
            <w:lang w:val="en-US" w:eastAsia="zh-CN" w:bidi="hi-IN"/>
          </w:rPr>
          <w:t>,</w:t>
        </w:r>
      </w:ins>
      <w:r w:rsidRPr="44035508">
        <w:rPr>
          <w:kern w:val="3"/>
          <w:sz w:val="22"/>
          <w:szCs w:val="22"/>
          <w:lang w:val="en-US" w:eastAsia="zh-CN" w:bidi="hi-IN"/>
        </w:rPr>
        <w:t xml:space="preserve"> with each module dedicated to a specific service. It is an advanced </w:t>
      </w:r>
      <w:del w:id="18" w:author="Alberto Montresor" w:date="2017-02-22T06:57:00Z">
        <w:r w:rsidRPr="44035508" w:rsidDel="0060357B">
          <w:rPr>
            <w:kern w:val="3"/>
            <w:sz w:val="22"/>
            <w:szCs w:val="22"/>
            <w:lang w:val="en-US" w:eastAsia="zh-CN" w:bidi="hi-IN"/>
          </w:rPr>
          <w:delText xml:space="preserve">developing </w:delText>
        </w:r>
      </w:del>
      <w:ins w:id="19" w:author="Alberto Montresor" w:date="2017-02-22T06:57:00Z">
        <w:r w:rsidR="0060357B">
          <w:rPr>
            <w:kern w:val="3"/>
            <w:sz w:val="22"/>
            <w:szCs w:val="22"/>
            <w:lang w:val="en-US" w:eastAsia="zh-CN" w:bidi="hi-IN"/>
          </w:rPr>
          <w:t>development</w:t>
        </w:r>
        <w:r w:rsidR="0060357B" w:rsidRPr="44035508">
          <w:rPr>
            <w:kern w:val="3"/>
            <w:sz w:val="22"/>
            <w:szCs w:val="22"/>
            <w:lang w:val="en-US" w:eastAsia="zh-CN" w:bidi="hi-IN"/>
          </w:rPr>
          <w:t xml:space="preserve"> </w:t>
        </w:r>
      </w:ins>
      <w:r w:rsidRPr="44035508">
        <w:rPr>
          <w:kern w:val="3"/>
          <w:sz w:val="22"/>
          <w:szCs w:val="22"/>
          <w:lang w:val="en-US" w:eastAsia="zh-CN" w:bidi="hi-IN"/>
        </w:rPr>
        <w:t xml:space="preserve">technique that is getting </w:t>
      </w:r>
      <w:ins w:id="20" w:author="Alberto Montresor" w:date="2017-02-21T18:52:00Z">
        <w:r w:rsidR="00DA7A43">
          <w:rPr>
            <w:kern w:val="3"/>
            <w:sz w:val="22"/>
            <w:szCs w:val="22"/>
            <w:lang w:val="en-US" w:eastAsia="zh-CN" w:bidi="hi-IN"/>
          </w:rPr>
          <w:t xml:space="preserve">more and more </w:t>
        </w:r>
      </w:ins>
      <w:r w:rsidRPr="44035508">
        <w:rPr>
          <w:kern w:val="3"/>
          <w:sz w:val="22"/>
          <w:szCs w:val="22"/>
          <w:lang w:val="en-US" w:eastAsia="zh-CN" w:bidi="hi-IN"/>
        </w:rPr>
        <w:t>successful</w:t>
      </w:r>
      <w:r w:rsidR="000A2C0B" w:rsidRPr="44035508">
        <w:rPr>
          <w:kern w:val="3"/>
          <w:sz w:val="22"/>
          <w:szCs w:val="22"/>
          <w:lang w:val="en-US" w:eastAsia="zh-CN" w:bidi="hi-IN"/>
        </w:rPr>
        <w:t>,</w:t>
      </w:r>
      <w:r w:rsidRPr="44035508">
        <w:rPr>
          <w:kern w:val="3"/>
          <w:sz w:val="22"/>
          <w:szCs w:val="22"/>
          <w:lang w:val="en-US" w:eastAsia="zh-CN" w:bidi="hi-IN"/>
        </w:rPr>
        <w:t xml:space="preserve"> also thanks to famous use cases such as Netflix</w:t>
      </w:r>
      <w:r w:rsidR="000A2C0B" w:rsidRPr="44035508">
        <w:rPr>
          <w:kern w:val="3"/>
          <w:sz w:val="22"/>
          <w:szCs w:val="22"/>
          <w:lang w:val="en-US" w:eastAsia="zh-CN" w:bidi="hi-IN"/>
        </w:rPr>
        <w:t>,</w:t>
      </w:r>
      <w:r w:rsidRPr="44035508">
        <w:rPr>
          <w:kern w:val="3"/>
          <w:sz w:val="22"/>
          <w:szCs w:val="22"/>
          <w:lang w:val="en-US" w:eastAsia="zh-CN" w:bidi="hi-IN"/>
        </w:rPr>
        <w:t xml:space="preserve"> with the</w:t>
      </w:r>
      <w:r w:rsidR="000A2C0B" w:rsidRPr="44035508">
        <w:rPr>
          <w:kern w:val="3"/>
          <w:sz w:val="22"/>
          <w:szCs w:val="22"/>
          <w:lang w:val="en-US" w:eastAsia="zh-CN" w:bidi="hi-IN"/>
        </w:rPr>
        <w:t xml:space="preserve"> strength of easy reusability and maintainability of the software.</w:t>
      </w:r>
    </w:p>
    <w:p w14:paraId="3956BAE8" w14:textId="0293E85C" w:rsidR="000A2C0B" w:rsidRDefault="000A2C0B"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My choice of this technique is due to a possible future experimentation of other storage technologies, even relational</w:t>
      </w:r>
      <w:r w:rsidR="00D21B56" w:rsidRPr="44035508">
        <w:rPr>
          <w:kern w:val="3"/>
          <w:sz w:val="22"/>
          <w:szCs w:val="22"/>
          <w:lang w:val="en-US" w:eastAsia="zh-CN" w:bidi="hi-IN"/>
        </w:rPr>
        <w:t>, as the modularity of the applications allow to quickly develop and conne</w:t>
      </w:r>
      <w:r w:rsidR="005B2FE0" w:rsidRPr="44035508">
        <w:rPr>
          <w:kern w:val="3"/>
          <w:sz w:val="22"/>
          <w:szCs w:val="22"/>
          <w:lang w:val="en-US" w:eastAsia="zh-CN" w:bidi="hi-IN"/>
        </w:rPr>
        <w:t>ct a new module</w:t>
      </w:r>
      <w:r w:rsidR="00D21B56" w:rsidRPr="44035508">
        <w:rPr>
          <w:kern w:val="3"/>
          <w:sz w:val="22"/>
          <w:szCs w:val="22"/>
          <w:lang w:val="en-US" w:eastAsia="zh-CN" w:bidi="hi-IN"/>
        </w:rPr>
        <w:t xml:space="preserve"> with drivers for other Database Management Systems</w:t>
      </w:r>
      <w:r w:rsidRPr="44035508">
        <w:rPr>
          <w:kern w:val="3"/>
          <w:sz w:val="22"/>
          <w:szCs w:val="22"/>
          <w:lang w:val="en-US" w:eastAsia="zh-CN" w:bidi="hi-IN"/>
        </w:rPr>
        <w:t>.</w:t>
      </w:r>
    </w:p>
    <w:p w14:paraId="52D45D67" w14:textId="77AFA82B" w:rsidR="000A2C0B" w:rsidRDefault="000A2C0B"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 xml:space="preserve">The choice of MongoDB was made by </w:t>
      </w:r>
      <w:r w:rsidR="00D21B56" w:rsidRPr="44035508">
        <w:rPr>
          <w:kern w:val="3"/>
          <w:sz w:val="22"/>
          <w:szCs w:val="22"/>
          <w:lang w:val="en-US" w:eastAsia="zh-CN" w:bidi="hi-IN"/>
        </w:rPr>
        <w:t xml:space="preserve">both </w:t>
      </w:r>
      <w:r w:rsidRPr="44035508">
        <w:rPr>
          <w:kern w:val="3"/>
          <w:sz w:val="22"/>
          <w:szCs w:val="22"/>
          <w:lang w:val="en-US" w:eastAsia="zh-CN" w:bidi="hi-IN"/>
        </w:rPr>
        <w:t xml:space="preserve">our </w:t>
      </w:r>
      <w:r w:rsidR="00D21B56" w:rsidRPr="44035508">
        <w:rPr>
          <w:kern w:val="3"/>
          <w:sz w:val="22"/>
          <w:szCs w:val="22"/>
          <w:lang w:val="en-US" w:eastAsia="zh-CN" w:bidi="hi-IN"/>
        </w:rPr>
        <w:t xml:space="preserve">manager and our </w:t>
      </w:r>
      <w:r w:rsidRPr="44035508">
        <w:rPr>
          <w:kern w:val="3"/>
          <w:sz w:val="22"/>
          <w:szCs w:val="22"/>
          <w:lang w:val="en-US" w:eastAsia="zh-CN" w:bidi="hi-IN"/>
        </w:rPr>
        <w:t xml:space="preserve">customer because of </w:t>
      </w:r>
      <w:ins w:id="21" w:author="Alberto Montresor" w:date="2017-02-21T18:53:00Z">
        <w:r w:rsidR="00DA7A43">
          <w:rPr>
            <w:kern w:val="3"/>
            <w:sz w:val="22"/>
            <w:szCs w:val="22"/>
            <w:lang w:val="en-US" w:eastAsia="zh-CN" w:bidi="hi-IN"/>
          </w:rPr>
          <w:t xml:space="preserve">its </w:t>
        </w:r>
      </w:ins>
      <w:r w:rsidRPr="44035508">
        <w:rPr>
          <w:kern w:val="3"/>
          <w:sz w:val="22"/>
          <w:szCs w:val="22"/>
          <w:lang w:val="en-US" w:eastAsia="zh-CN" w:bidi="hi-IN"/>
        </w:rPr>
        <w:t xml:space="preserve">ease of configuration and </w:t>
      </w:r>
      <w:ins w:id="22" w:author="Alberto Montresor" w:date="2017-02-21T18:53:00Z">
        <w:r w:rsidR="00DA7A43">
          <w:rPr>
            <w:kern w:val="3"/>
            <w:sz w:val="22"/>
            <w:szCs w:val="22"/>
            <w:lang w:val="en-US" w:eastAsia="zh-CN" w:bidi="hi-IN"/>
          </w:rPr>
          <w:t>its availability as an</w:t>
        </w:r>
      </w:ins>
      <w:del w:id="23" w:author="Alberto Montresor" w:date="2017-02-21T18:53:00Z">
        <w:r w:rsidRPr="44035508" w:rsidDel="00DA7A43">
          <w:rPr>
            <w:kern w:val="3"/>
            <w:sz w:val="22"/>
            <w:szCs w:val="22"/>
            <w:lang w:val="en-US" w:eastAsia="zh-CN" w:bidi="hi-IN"/>
          </w:rPr>
          <w:delText>the</w:delText>
        </w:r>
      </w:del>
      <w:r w:rsidRPr="44035508">
        <w:rPr>
          <w:kern w:val="3"/>
          <w:sz w:val="22"/>
          <w:szCs w:val="22"/>
          <w:lang w:val="en-US" w:eastAsia="zh-CN" w:bidi="hi-IN"/>
        </w:rPr>
        <w:t xml:space="preserve"> open-source software.</w:t>
      </w:r>
    </w:p>
    <w:p w14:paraId="71BB3A01" w14:textId="63A580C3" w:rsidR="000A2C0B" w:rsidRDefault="000A2C0B"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 xml:space="preserve">This research will show why NoSQL technologies are taking over the well-known relational </w:t>
      </w:r>
      <w:ins w:id="24" w:author="Alberto Montresor" w:date="2017-02-21T18:53:00Z">
        <w:r w:rsidR="00DA7A43">
          <w:rPr>
            <w:kern w:val="3"/>
            <w:sz w:val="22"/>
            <w:szCs w:val="22"/>
            <w:lang w:val="en-US" w:eastAsia="zh-CN" w:bidi="hi-IN"/>
          </w:rPr>
          <w:t xml:space="preserve">databases, </w:t>
        </w:r>
      </w:ins>
      <w:r w:rsidR="00FD5BFD" w:rsidRPr="44035508">
        <w:rPr>
          <w:kern w:val="3"/>
          <w:sz w:val="22"/>
          <w:szCs w:val="22"/>
          <w:lang w:val="en-US" w:eastAsia="zh-CN" w:bidi="hi-IN"/>
        </w:rPr>
        <w:t xml:space="preserve">in </w:t>
      </w:r>
      <w:del w:id="25" w:author="Alberto Montresor" w:date="2017-02-21T18:53:00Z">
        <w:r w:rsidR="00FD5BFD" w:rsidRPr="44035508" w:rsidDel="00DA7A43">
          <w:rPr>
            <w:kern w:val="3"/>
            <w:sz w:val="22"/>
            <w:szCs w:val="22"/>
            <w:lang w:val="en-US" w:eastAsia="zh-CN" w:bidi="hi-IN"/>
          </w:rPr>
          <w:delText xml:space="preserve">particular </w:delText>
        </w:r>
      </w:del>
      <w:ins w:id="26" w:author="Alberto Montresor" w:date="2017-02-21T18:53:00Z">
        <w:r w:rsidR="00DA7A43">
          <w:rPr>
            <w:kern w:val="3"/>
            <w:sz w:val="22"/>
            <w:szCs w:val="22"/>
            <w:lang w:val="en-US" w:eastAsia="zh-CN" w:bidi="hi-IN"/>
          </w:rPr>
          <w:t>selected</w:t>
        </w:r>
        <w:r w:rsidR="00DA7A43" w:rsidRPr="44035508">
          <w:rPr>
            <w:kern w:val="3"/>
            <w:sz w:val="22"/>
            <w:szCs w:val="22"/>
            <w:lang w:val="en-US" w:eastAsia="zh-CN" w:bidi="hi-IN"/>
          </w:rPr>
          <w:t xml:space="preserve"> </w:t>
        </w:r>
      </w:ins>
      <w:r w:rsidR="00FD5BFD" w:rsidRPr="44035508">
        <w:rPr>
          <w:kern w:val="3"/>
          <w:sz w:val="22"/>
          <w:szCs w:val="22"/>
          <w:lang w:val="en-US" w:eastAsia="zh-CN" w:bidi="hi-IN"/>
        </w:rPr>
        <w:t>use case</w:t>
      </w:r>
      <w:ins w:id="27" w:author="Alberto Montresor" w:date="2017-02-21T18:53:00Z">
        <w:r w:rsidR="00DA7A43">
          <w:rPr>
            <w:kern w:val="3"/>
            <w:sz w:val="22"/>
            <w:szCs w:val="22"/>
            <w:lang w:val="en-US" w:eastAsia="zh-CN" w:bidi="hi-IN"/>
          </w:rPr>
          <w:t>s</w:t>
        </w:r>
      </w:ins>
      <w:r w:rsidR="00FD5BFD" w:rsidRPr="44035508">
        <w:rPr>
          <w:kern w:val="3"/>
          <w:sz w:val="22"/>
          <w:szCs w:val="22"/>
          <w:lang w:val="en-US" w:eastAsia="zh-CN" w:bidi="hi-IN"/>
        </w:rPr>
        <w:t xml:space="preserve"> that are getting </w:t>
      </w:r>
      <w:del w:id="28" w:author="Alberto Montresor" w:date="2017-02-21T18:53:00Z">
        <w:r w:rsidR="00FD5BFD" w:rsidRPr="44035508" w:rsidDel="00DA7A43">
          <w:rPr>
            <w:kern w:val="3"/>
            <w:sz w:val="22"/>
            <w:szCs w:val="22"/>
            <w:lang w:val="en-US" w:eastAsia="zh-CN" w:bidi="hi-IN"/>
          </w:rPr>
          <w:delText>more often</w:delText>
        </w:r>
      </w:del>
      <w:ins w:id="29" w:author="Alberto Montresor" w:date="2017-02-21T18:53:00Z">
        <w:r w:rsidR="00DA7A43">
          <w:rPr>
            <w:kern w:val="3"/>
            <w:sz w:val="22"/>
            <w:szCs w:val="22"/>
            <w:lang w:val="en-US" w:eastAsia="zh-CN" w:bidi="hi-IN"/>
          </w:rPr>
          <w:t>more and more common</w:t>
        </w:r>
      </w:ins>
      <w:r w:rsidR="00FD5BFD" w:rsidRPr="44035508">
        <w:rPr>
          <w:kern w:val="3"/>
          <w:sz w:val="22"/>
          <w:szCs w:val="22"/>
          <w:lang w:val="en-US" w:eastAsia="zh-CN" w:bidi="hi-IN"/>
        </w:rPr>
        <w:t xml:space="preserve"> in new enterprise applications</w:t>
      </w:r>
      <w:ins w:id="30" w:author="Alberto Montresor" w:date="2017-02-21T18:54:00Z">
        <w:r w:rsidR="00DA7A43">
          <w:rPr>
            <w:kern w:val="3"/>
            <w:sz w:val="22"/>
            <w:szCs w:val="22"/>
            <w:lang w:val="en-US" w:eastAsia="zh-CN" w:bidi="hi-IN"/>
          </w:rPr>
          <w:t xml:space="preserve">. </w:t>
        </w:r>
        <w:commentRangeStart w:id="31"/>
        <w:r w:rsidR="00DA7A43">
          <w:rPr>
            <w:kern w:val="3"/>
            <w:sz w:val="22"/>
            <w:szCs w:val="22"/>
            <w:lang w:val="en-US" w:eastAsia="zh-CN" w:bidi="hi-IN"/>
          </w:rPr>
          <w:t xml:space="preserve">Our findings </w:t>
        </w:r>
      </w:ins>
      <w:del w:id="32" w:author="Alberto Montresor" w:date="2017-02-21T18:54:00Z">
        <w:r w:rsidR="00FD5BFD" w:rsidRPr="44035508" w:rsidDel="00DA7A43">
          <w:rPr>
            <w:kern w:val="3"/>
            <w:sz w:val="22"/>
            <w:szCs w:val="22"/>
            <w:lang w:val="en-US" w:eastAsia="zh-CN" w:bidi="hi-IN"/>
          </w:rPr>
          <w:delText xml:space="preserve"> </w:delText>
        </w:r>
        <w:r w:rsidRPr="44035508" w:rsidDel="00DA7A43">
          <w:rPr>
            <w:kern w:val="3"/>
            <w:sz w:val="22"/>
            <w:szCs w:val="22"/>
            <w:lang w:val="en-US" w:eastAsia="zh-CN" w:bidi="hi-IN"/>
          </w:rPr>
          <w:delText xml:space="preserve">and it </w:delText>
        </w:r>
      </w:del>
      <w:r w:rsidRPr="44035508">
        <w:rPr>
          <w:kern w:val="3"/>
          <w:sz w:val="22"/>
          <w:szCs w:val="22"/>
          <w:lang w:val="en-US" w:eastAsia="zh-CN" w:bidi="hi-IN"/>
        </w:rPr>
        <w:t xml:space="preserve">will be supported by the obtained results that has been </w:t>
      </w:r>
      <w:r w:rsidR="00897E14" w:rsidRPr="44035508">
        <w:rPr>
          <w:kern w:val="3"/>
          <w:sz w:val="22"/>
          <w:szCs w:val="22"/>
          <w:lang w:val="en-US" w:eastAsia="zh-CN" w:bidi="hi-IN"/>
        </w:rPr>
        <w:t xml:space="preserve">taken into account </w:t>
      </w:r>
      <w:r w:rsidRPr="44035508">
        <w:rPr>
          <w:kern w:val="3"/>
          <w:sz w:val="22"/>
          <w:szCs w:val="22"/>
          <w:lang w:val="en-US" w:eastAsia="zh-CN" w:bidi="hi-IN"/>
        </w:rPr>
        <w:t xml:space="preserve">for the decision of using Mongo in this new application that will be very soon committed </w:t>
      </w:r>
      <w:del w:id="33" w:author="Alberto Montresor" w:date="2017-02-21T18:54:00Z">
        <w:r w:rsidRPr="44035508" w:rsidDel="00DA7A43">
          <w:rPr>
            <w:kern w:val="3"/>
            <w:sz w:val="22"/>
            <w:szCs w:val="22"/>
            <w:lang w:val="en-US" w:eastAsia="zh-CN" w:bidi="hi-IN"/>
          </w:rPr>
          <w:delText xml:space="preserve">to </w:delText>
        </w:r>
      </w:del>
      <w:ins w:id="34" w:author="Alberto Montresor" w:date="2017-02-21T18:54:00Z">
        <w:r w:rsidR="00DA7A43">
          <w:rPr>
            <w:kern w:val="3"/>
            <w:sz w:val="22"/>
            <w:szCs w:val="22"/>
            <w:lang w:val="en-US" w:eastAsia="zh-CN" w:bidi="hi-IN"/>
          </w:rPr>
          <w:t>by</w:t>
        </w:r>
        <w:r w:rsidR="00DA7A43" w:rsidRPr="44035508">
          <w:rPr>
            <w:kern w:val="3"/>
            <w:sz w:val="22"/>
            <w:szCs w:val="22"/>
            <w:lang w:val="en-US" w:eastAsia="zh-CN" w:bidi="hi-IN"/>
          </w:rPr>
          <w:t xml:space="preserve"> </w:t>
        </w:r>
      </w:ins>
      <w:r w:rsidRPr="44035508">
        <w:rPr>
          <w:kern w:val="3"/>
          <w:sz w:val="22"/>
          <w:szCs w:val="22"/>
          <w:lang w:val="en-US" w:eastAsia="zh-CN" w:bidi="hi-IN"/>
        </w:rPr>
        <w:t>our company.</w:t>
      </w:r>
      <w:commentRangeEnd w:id="31"/>
      <w:r w:rsidR="0060357B">
        <w:rPr>
          <w:rStyle w:val="Rimandocommento"/>
        </w:rPr>
        <w:commentReference w:id="31"/>
      </w:r>
    </w:p>
    <w:p w14:paraId="0C89D5C9" w14:textId="3E629B64" w:rsidR="00803D6F" w:rsidRDefault="00D21B56" w:rsidP="00B9213E">
      <w:pPr>
        <w:widowControl w:val="0"/>
        <w:suppressAutoHyphens/>
        <w:autoSpaceDN w:val="0"/>
        <w:jc w:val="both"/>
        <w:textAlignment w:val="baseline"/>
        <w:rPr>
          <w:sz w:val="22"/>
          <w:szCs w:val="22"/>
          <w:lang w:val="en-US" w:eastAsia="zh-CN" w:bidi="hi-IN"/>
        </w:rPr>
      </w:pPr>
      <w:commentRangeStart w:id="35"/>
      <w:r w:rsidRPr="44035508">
        <w:rPr>
          <w:kern w:val="3"/>
          <w:sz w:val="22"/>
          <w:szCs w:val="22"/>
          <w:lang w:val="en-US" w:eastAsia="zh-CN" w:bidi="hi-IN"/>
        </w:rPr>
        <w:t xml:space="preserve">The whole research required me to put in practice what I have learned during my experience here </w:t>
      </w:r>
      <w:r w:rsidR="00803D6F" w:rsidRPr="44035508">
        <w:rPr>
          <w:kern w:val="3"/>
          <w:sz w:val="22"/>
          <w:szCs w:val="22"/>
          <w:lang w:val="en-US" w:eastAsia="zh-CN" w:bidi="hi-IN"/>
        </w:rPr>
        <w:t>about the technologies we use every day to build and maintain software for our customers and involved mainly 3 persons:</w:t>
      </w:r>
      <w:commentRangeEnd w:id="35"/>
      <w:r w:rsidR="00DA7A43">
        <w:rPr>
          <w:rStyle w:val="Rimandocommento"/>
        </w:rPr>
        <w:commentReference w:id="35"/>
      </w:r>
    </w:p>
    <w:p w14:paraId="60F82F8F" w14:textId="4EA9156E" w:rsidR="00803D6F" w:rsidRDefault="00803D6F" w:rsidP="00B9213E">
      <w:pPr>
        <w:pStyle w:val="Paragrafoelenco"/>
        <w:widowControl w:val="0"/>
        <w:numPr>
          <w:ilvl w:val="0"/>
          <w:numId w:val="35"/>
        </w:numPr>
        <w:suppressAutoHyphens/>
        <w:autoSpaceDN w:val="0"/>
        <w:ind w:firstLine="0"/>
        <w:jc w:val="both"/>
        <w:textAlignment w:val="baseline"/>
        <w:rPr>
          <w:sz w:val="22"/>
          <w:szCs w:val="22"/>
          <w:lang w:val="en-US" w:eastAsia="zh-CN" w:bidi="hi-IN"/>
        </w:rPr>
      </w:pPr>
      <w:r w:rsidRPr="44035508">
        <w:rPr>
          <w:kern w:val="3"/>
          <w:sz w:val="22"/>
          <w:szCs w:val="22"/>
          <w:lang w:val="en-US" w:eastAsia="zh-CN" w:bidi="hi-IN"/>
        </w:rPr>
        <w:t>me as Java and frontend software developer</w:t>
      </w:r>
      <w:r w:rsidR="00851850" w:rsidRPr="44035508">
        <w:rPr>
          <w:kern w:val="3"/>
          <w:sz w:val="22"/>
          <w:szCs w:val="22"/>
          <w:lang w:val="en-US" w:eastAsia="zh-CN" w:bidi="hi-IN"/>
        </w:rPr>
        <w:t>.</w:t>
      </w:r>
    </w:p>
    <w:p w14:paraId="087E9DAC" w14:textId="77BB7C7C" w:rsidR="00803D6F" w:rsidRDefault="00803D6F" w:rsidP="00B9213E">
      <w:pPr>
        <w:pStyle w:val="Paragrafoelenco"/>
        <w:widowControl w:val="0"/>
        <w:numPr>
          <w:ilvl w:val="0"/>
          <w:numId w:val="35"/>
        </w:numPr>
        <w:suppressAutoHyphens/>
        <w:autoSpaceDN w:val="0"/>
        <w:ind w:firstLine="0"/>
        <w:jc w:val="both"/>
        <w:textAlignment w:val="baseline"/>
        <w:rPr>
          <w:sz w:val="22"/>
          <w:szCs w:val="22"/>
          <w:lang w:val="en-US" w:eastAsia="zh-CN" w:bidi="hi-IN"/>
        </w:rPr>
      </w:pPr>
      <w:r w:rsidRPr="44035508">
        <w:rPr>
          <w:kern w:val="3"/>
          <w:sz w:val="22"/>
          <w:szCs w:val="22"/>
          <w:lang w:val="en-US" w:eastAsia="zh-CN" w:bidi="hi-IN"/>
        </w:rPr>
        <w:t>an internal System Engineer that helped me configuring MongoDB instances on different nodes (depending on the test requirements) and configuring the virtual machines that have been used through the evaluation.</w:t>
      </w:r>
    </w:p>
    <w:p w14:paraId="2D743B1D" w14:textId="5D9B4FB6" w:rsidR="00851850" w:rsidRPr="00851850" w:rsidRDefault="00803D6F" w:rsidP="00B9213E">
      <w:pPr>
        <w:pStyle w:val="Paragrafoelenco"/>
        <w:widowControl w:val="0"/>
        <w:numPr>
          <w:ilvl w:val="0"/>
          <w:numId w:val="35"/>
        </w:numPr>
        <w:suppressAutoHyphens/>
        <w:autoSpaceDN w:val="0"/>
        <w:ind w:firstLine="0"/>
        <w:jc w:val="both"/>
        <w:textAlignment w:val="baseline"/>
        <w:rPr>
          <w:sz w:val="22"/>
          <w:szCs w:val="22"/>
          <w:lang w:val="en-US" w:eastAsia="zh-CN" w:bidi="hi-IN"/>
        </w:rPr>
      </w:pPr>
      <w:r w:rsidRPr="44035508">
        <w:rPr>
          <w:kern w:val="3"/>
          <w:sz w:val="22"/>
          <w:szCs w:val="22"/>
          <w:lang w:val="en-US" w:eastAsia="zh-CN" w:bidi="hi-IN"/>
        </w:rPr>
        <w:t>and internal Software Engineer, my stage tutor, that helped me define the architecture of the application and choose the right frameworks for both backend (Java Spring) and frontend (Bootstrap and AngularJS)</w:t>
      </w:r>
      <w:r w:rsidR="00851850" w:rsidRPr="44035508">
        <w:rPr>
          <w:kern w:val="3"/>
          <w:sz w:val="22"/>
          <w:szCs w:val="22"/>
          <w:lang w:val="en-US" w:eastAsia="zh-CN" w:bidi="hi-IN"/>
        </w:rPr>
        <w:t xml:space="preserve">; in </w:t>
      </w:r>
      <w:r w:rsidR="00C3092E" w:rsidRPr="44035508">
        <w:rPr>
          <w:kern w:val="3"/>
          <w:sz w:val="22"/>
          <w:szCs w:val="22"/>
          <w:lang w:val="en-US" w:eastAsia="zh-CN" w:bidi="hi-IN"/>
        </w:rPr>
        <w:t>addition,</w:t>
      </w:r>
      <w:r w:rsidR="00851850" w:rsidRPr="44035508">
        <w:rPr>
          <w:kern w:val="3"/>
          <w:sz w:val="22"/>
          <w:szCs w:val="22"/>
          <w:lang w:val="en-US" w:eastAsia="zh-CN" w:bidi="hi-IN"/>
        </w:rPr>
        <w:t xml:space="preserve"> he played as tester to point out eventual problems and suggestions.</w:t>
      </w:r>
    </w:p>
    <w:p w14:paraId="09A5A529" w14:textId="755BF02B" w:rsidR="00803D6F" w:rsidRDefault="00803D6F" w:rsidP="00B9213E">
      <w:pPr>
        <w:widowControl w:val="0"/>
        <w:suppressAutoHyphens/>
        <w:autoSpaceDN w:val="0"/>
        <w:jc w:val="both"/>
        <w:textAlignment w:val="baseline"/>
        <w:rPr>
          <w:sz w:val="22"/>
          <w:szCs w:val="22"/>
          <w:lang w:val="en-US" w:eastAsia="zh-CN" w:bidi="hi-IN"/>
        </w:rPr>
      </w:pPr>
      <w:commentRangeStart w:id="36"/>
      <w:r w:rsidRPr="44035508">
        <w:rPr>
          <w:kern w:val="3"/>
          <w:sz w:val="22"/>
          <w:szCs w:val="22"/>
          <w:lang w:val="en-US" w:eastAsia="zh-CN" w:bidi="hi-IN"/>
        </w:rPr>
        <w:t xml:space="preserve">The project </w:t>
      </w:r>
      <w:r w:rsidR="00C3092E" w:rsidRPr="44035508">
        <w:rPr>
          <w:kern w:val="3"/>
          <w:sz w:val="22"/>
          <w:szCs w:val="22"/>
          <w:lang w:val="en-US" w:eastAsia="zh-CN" w:bidi="hi-IN"/>
        </w:rPr>
        <w:t>has</w:t>
      </w:r>
      <w:r w:rsidRPr="44035508">
        <w:rPr>
          <w:kern w:val="3"/>
          <w:sz w:val="22"/>
          <w:szCs w:val="22"/>
          <w:lang w:val="en-US" w:eastAsia="zh-CN" w:bidi="hi-IN"/>
        </w:rPr>
        <w:t xml:space="preserve"> been built in one month:  two weeks for the pure development of the application, one week for testing functionalities and prepare some test cases and the last week just for testing and gathering data since each test required many hours to complete</w:t>
      </w:r>
      <w:commentRangeEnd w:id="36"/>
      <w:r w:rsidR="0060357B">
        <w:rPr>
          <w:rStyle w:val="Rimandocommento"/>
        </w:rPr>
        <w:commentReference w:id="36"/>
      </w:r>
      <w:r w:rsidRPr="44035508">
        <w:rPr>
          <w:kern w:val="3"/>
          <w:sz w:val="22"/>
          <w:szCs w:val="22"/>
          <w:lang w:val="en-US" w:eastAsia="zh-CN" w:bidi="hi-IN"/>
        </w:rPr>
        <w:t>.</w:t>
      </w:r>
    </w:p>
    <w:p w14:paraId="631992FC" w14:textId="5DD011D2" w:rsidR="00897E14" w:rsidRDefault="00897E14"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Anyway, it must be clear that the research does not demonstrate that NoSQL are better than Relational DBMS in any case, nor that the relational databases will get outdated and out of use.</w:t>
      </w:r>
    </w:p>
    <w:p w14:paraId="0287823C" w14:textId="219CF5F7" w:rsidR="00897E14" w:rsidRDefault="00897E14" w:rsidP="00B9213E">
      <w:pPr>
        <w:widowControl w:val="0"/>
        <w:suppressAutoHyphens/>
        <w:autoSpaceDN w:val="0"/>
        <w:jc w:val="both"/>
        <w:textAlignment w:val="baseline"/>
        <w:rPr>
          <w:sz w:val="22"/>
          <w:szCs w:val="22"/>
          <w:lang w:val="en-US" w:eastAsia="zh-CN" w:bidi="hi-IN"/>
        </w:rPr>
      </w:pPr>
      <w:commentRangeStart w:id="37"/>
      <w:r w:rsidRPr="44035508">
        <w:rPr>
          <w:kern w:val="3"/>
          <w:sz w:val="22"/>
          <w:szCs w:val="22"/>
          <w:lang w:val="en-US" w:eastAsia="zh-CN" w:bidi="hi-IN"/>
        </w:rPr>
        <w:t xml:space="preserve">We will discuss in fact the strengths and weaknesses of both these technologies based on the situation they are used and that the future of databases will probably be a parallel use of those systems or, as some computer scientists and developer are pointing out, a fusion of those two in a new kind of database already called </w:t>
      </w:r>
      <w:r w:rsidRPr="44035508">
        <w:rPr>
          <w:i/>
          <w:kern w:val="3"/>
          <w:sz w:val="22"/>
          <w:szCs w:val="22"/>
          <w:lang w:val="en-US" w:eastAsia="zh-CN" w:bidi="hi-IN"/>
        </w:rPr>
        <w:t>NewSQL</w:t>
      </w:r>
      <w:r w:rsidRPr="44035508">
        <w:rPr>
          <w:kern w:val="3"/>
          <w:sz w:val="22"/>
          <w:szCs w:val="22"/>
          <w:lang w:val="en-US" w:eastAsia="zh-CN" w:bidi="hi-IN"/>
        </w:rPr>
        <w:t xml:space="preserve"> and currently under </w:t>
      </w:r>
      <w:del w:id="38" w:author="Alberto Montresor" w:date="2017-02-21T18:56:00Z">
        <w:r w:rsidRPr="44035508" w:rsidDel="00DA7A43">
          <w:rPr>
            <w:kern w:val="3"/>
            <w:sz w:val="22"/>
            <w:szCs w:val="22"/>
            <w:lang w:val="en-US" w:eastAsia="zh-CN" w:bidi="hi-IN"/>
          </w:rPr>
          <w:delText xml:space="preserve">experimentation </w:delText>
        </w:r>
      </w:del>
      <w:ins w:id="39" w:author="Alberto Montresor" w:date="2017-02-21T18:56:00Z">
        <w:r w:rsidR="00DA7A43">
          <w:rPr>
            <w:kern w:val="3"/>
            <w:sz w:val="22"/>
            <w:szCs w:val="22"/>
            <w:lang w:val="en-US" w:eastAsia="zh-CN" w:bidi="hi-IN"/>
          </w:rPr>
          <w:t>experimental</w:t>
        </w:r>
        <w:r w:rsidR="00DA7A43" w:rsidRPr="44035508">
          <w:rPr>
            <w:kern w:val="3"/>
            <w:sz w:val="22"/>
            <w:szCs w:val="22"/>
            <w:lang w:val="en-US" w:eastAsia="zh-CN" w:bidi="hi-IN"/>
          </w:rPr>
          <w:t xml:space="preserve"> </w:t>
        </w:r>
      </w:ins>
      <w:r w:rsidRPr="44035508">
        <w:rPr>
          <w:kern w:val="3"/>
          <w:sz w:val="22"/>
          <w:szCs w:val="22"/>
          <w:lang w:val="en-US" w:eastAsia="zh-CN" w:bidi="hi-IN"/>
        </w:rPr>
        <w:t>development.</w:t>
      </w:r>
      <w:commentRangeEnd w:id="37"/>
      <w:r w:rsidR="0060357B">
        <w:rPr>
          <w:rStyle w:val="Rimandocommento"/>
        </w:rPr>
        <w:commentReference w:id="37"/>
      </w:r>
    </w:p>
    <w:p w14:paraId="7E466EC2" w14:textId="72EF5804" w:rsidR="00897E14" w:rsidRDefault="00897E14"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But even tough relational databases are not</w:t>
      </w:r>
      <w:ins w:id="40" w:author="Alberto Montresor" w:date="2017-02-21T18:56:00Z">
        <w:r w:rsidR="00DA7A43">
          <w:rPr>
            <w:kern w:val="3"/>
            <w:sz w:val="22"/>
            <w:szCs w:val="22"/>
            <w:lang w:val="en-US" w:eastAsia="zh-CN" w:bidi="hi-IN"/>
          </w:rPr>
          <w:t xml:space="preserve"> going to </w:t>
        </w:r>
      </w:ins>
      <w:del w:id="41" w:author="Alberto Montresor" w:date="2017-02-21T18:56:00Z">
        <w:r w:rsidRPr="44035508" w:rsidDel="00DA7A43">
          <w:rPr>
            <w:kern w:val="3"/>
            <w:sz w:val="22"/>
            <w:szCs w:val="22"/>
            <w:lang w:val="en-US" w:eastAsia="zh-CN" w:bidi="hi-IN"/>
          </w:rPr>
          <w:delText xml:space="preserve"> </w:delText>
        </w:r>
      </w:del>
      <w:r w:rsidRPr="44035508">
        <w:rPr>
          <w:kern w:val="3"/>
          <w:sz w:val="22"/>
          <w:szCs w:val="22"/>
          <w:lang w:val="en-US" w:eastAsia="zh-CN" w:bidi="hi-IN"/>
        </w:rPr>
        <w:t>disappear</w:t>
      </w:r>
      <w:ins w:id="42" w:author="Alberto Montresor" w:date="2017-02-21T18:56:00Z">
        <w:r w:rsidR="00DA7A43">
          <w:rPr>
            <w:kern w:val="3"/>
            <w:sz w:val="22"/>
            <w:szCs w:val="22"/>
            <w:lang w:val="en-US" w:eastAsia="zh-CN" w:bidi="hi-IN"/>
          </w:rPr>
          <w:t xml:space="preserve"> soon</w:t>
        </w:r>
      </w:ins>
      <w:del w:id="43" w:author="Alberto Montresor" w:date="2017-02-21T18:56:00Z">
        <w:r w:rsidRPr="44035508" w:rsidDel="00DA7A43">
          <w:rPr>
            <w:kern w:val="3"/>
            <w:sz w:val="22"/>
            <w:szCs w:val="22"/>
            <w:lang w:val="en-US" w:eastAsia="zh-CN" w:bidi="hi-IN"/>
          </w:rPr>
          <w:delText>ing in their usage</w:delText>
        </w:r>
      </w:del>
      <w:r w:rsidRPr="44035508">
        <w:rPr>
          <w:kern w:val="3"/>
          <w:sz w:val="22"/>
          <w:szCs w:val="22"/>
          <w:lang w:val="en-US" w:eastAsia="zh-CN" w:bidi="hi-IN"/>
        </w:rPr>
        <w:t>,</w:t>
      </w:r>
      <w:r w:rsidR="00C47E5B" w:rsidRPr="44035508">
        <w:rPr>
          <w:kern w:val="3"/>
          <w:sz w:val="22"/>
          <w:szCs w:val="22"/>
          <w:lang w:val="en-US" w:eastAsia="zh-CN" w:bidi="hi-IN"/>
        </w:rPr>
        <w:t xml:space="preserve"> </w:t>
      </w:r>
      <w:del w:id="44" w:author="Alberto Montresor" w:date="2017-02-21T18:56:00Z">
        <w:r w:rsidR="00C47E5B" w:rsidRPr="44035508" w:rsidDel="00DA7A43">
          <w:rPr>
            <w:kern w:val="3"/>
            <w:sz w:val="22"/>
            <w:szCs w:val="22"/>
            <w:lang w:val="en-US" w:eastAsia="zh-CN" w:bidi="hi-IN"/>
          </w:rPr>
          <w:delText xml:space="preserve">it </w:delText>
        </w:r>
      </w:del>
      <w:ins w:id="45" w:author="Alberto Montresor" w:date="2017-02-21T18:56:00Z">
        <w:r w:rsidR="00DA7A43">
          <w:rPr>
            <w:kern w:val="3"/>
            <w:sz w:val="22"/>
            <w:szCs w:val="22"/>
            <w:lang w:val="en-US" w:eastAsia="zh-CN" w:bidi="hi-IN"/>
          </w:rPr>
          <w:t xml:space="preserve">we </w:t>
        </w:r>
        <w:r w:rsidR="00DA7A43" w:rsidRPr="44035508">
          <w:rPr>
            <w:kern w:val="3"/>
            <w:sz w:val="22"/>
            <w:szCs w:val="22"/>
            <w:lang w:val="en-US" w:eastAsia="zh-CN" w:bidi="hi-IN"/>
          </w:rPr>
          <w:t xml:space="preserve"> </w:t>
        </w:r>
      </w:ins>
      <w:r w:rsidR="00C47E5B" w:rsidRPr="44035508">
        <w:rPr>
          <w:kern w:val="3"/>
          <w:sz w:val="22"/>
          <w:szCs w:val="22"/>
          <w:lang w:val="en-US" w:eastAsia="zh-CN" w:bidi="hi-IN"/>
        </w:rPr>
        <w:t>will be explain</w:t>
      </w:r>
      <w:del w:id="46" w:author="Alberto Montresor" w:date="2017-02-21T18:56:00Z">
        <w:r w:rsidR="00C47E5B" w:rsidRPr="44035508" w:rsidDel="00DA7A43">
          <w:rPr>
            <w:kern w:val="3"/>
            <w:sz w:val="22"/>
            <w:szCs w:val="22"/>
            <w:lang w:val="en-US" w:eastAsia="zh-CN" w:bidi="hi-IN"/>
          </w:rPr>
          <w:delText>ed</w:delText>
        </w:r>
      </w:del>
      <w:r w:rsidR="00C47E5B" w:rsidRPr="44035508">
        <w:rPr>
          <w:kern w:val="3"/>
          <w:sz w:val="22"/>
          <w:szCs w:val="22"/>
          <w:lang w:val="en-US" w:eastAsia="zh-CN" w:bidi="hi-IN"/>
        </w:rPr>
        <w:t xml:space="preserve"> why</w:t>
      </w:r>
      <w:r w:rsidRPr="44035508">
        <w:rPr>
          <w:kern w:val="3"/>
          <w:sz w:val="22"/>
          <w:szCs w:val="22"/>
          <w:lang w:val="en-US" w:eastAsia="zh-CN" w:bidi="hi-IN"/>
        </w:rPr>
        <w:t xml:space="preserve"> NoSQL are really </w:t>
      </w:r>
      <w:r w:rsidRPr="44035508">
        <w:rPr>
          <w:i/>
          <w:kern w:val="3"/>
          <w:sz w:val="22"/>
          <w:szCs w:val="22"/>
          <w:lang w:val="en-US" w:eastAsia="zh-CN" w:bidi="hi-IN"/>
        </w:rPr>
        <w:t>taking over</w:t>
      </w:r>
      <w:r w:rsidRPr="44035508">
        <w:rPr>
          <w:kern w:val="3"/>
          <w:sz w:val="22"/>
          <w:szCs w:val="22"/>
          <w:lang w:val="en-US" w:eastAsia="zh-CN" w:bidi="hi-IN"/>
        </w:rPr>
        <w:t xml:space="preserve"> them </w:t>
      </w:r>
      <w:r w:rsidR="00C47E5B" w:rsidRPr="44035508">
        <w:rPr>
          <w:kern w:val="3"/>
          <w:sz w:val="22"/>
          <w:szCs w:val="22"/>
          <w:lang w:val="en-US" w:eastAsia="zh-CN" w:bidi="hi-IN"/>
        </w:rPr>
        <w:t>in the highly demanding requests of the new market of Big Data challenging applications in terms of high scalability, usability and performance.</w:t>
      </w:r>
    </w:p>
    <w:p w14:paraId="3F8E8BA5" w14:textId="658D2DFC" w:rsidR="00C47E5B" w:rsidRPr="00803D6F" w:rsidRDefault="00C47E5B" w:rsidP="00B9213E">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This will likely lead to a relegation of Relational DBMS to specific roles in a system or to specific use cases in which they still have better reliability</w:t>
      </w:r>
      <w:r w:rsidR="00C43FAA" w:rsidRPr="44035508">
        <w:rPr>
          <w:kern w:val="3"/>
          <w:sz w:val="22"/>
          <w:szCs w:val="22"/>
          <w:lang w:val="en-US" w:eastAsia="zh-CN" w:bidi="hi-IN"/>
        </w:rPr>
        <w:t xml:space="preserve"> or even better performance</w:t>
      </w:r>
      <w:r w:rsidRPr="44035508">
        <w:rPr>
          <w:kern w:val="3"/>
          <w:sz w:val="22"/>
          <w:szCs w:val="22"/>
          <w:lang w:val="en-US" w:eastAsia="zh-CN" w:bidi="hi-IN"/>
        </w:rPr>
        <w:t xml:space="preserve"> than NoSQL regardless their higher cost of</w:t>
      </w:r>
      <w:r w:rsidR="00C43FAA" w:rsidRPr="44035508">
        <w:rPr>
          <w:kern w:val="3"/>
          <w:sz w:val="22"/>
          <w:szCs w:val="22"/>
          <w:lang w:val="en-US" w:eastAsia="zh-CN" w:bidi="hi-IN"/>
        </w:rPr>
        <w:t xml:space="preserve"> configuration and </w:t>
      </w:r>
      <w:del w:id="47" w:author="Alberto Montresor" w:date="2017-02-21T18:57:00Z">
        <w:r w:rsidR="00C43FAA" w:rsidRPr="44035508" w:rsidDel="00DA7A43">
          <w:rPr>
            <w:kern w:val="3"/>
            <w:sz w:val="22"/>
            <w:szCs w:val="22"/>
            <w:lang w:val="en-US" w:eastAsia="zh-CN" w:bidi="hi-IN"/>
          </w:rPr>
          <w:delText xml:space="preserve">manutention </w:delText>
        </w:r>
      </w:del>
      <w:ins w:id="48" w:author="Alberto Montresor" w:date="2017-02-21T18:57:00Z">
        <w:r w:rsidR="00DA7A43">
          <w:rPr>
            <w:kern w:val="3"/>
            <w:sz w:val="22"/>
            <w:szCs w:val="22"/>
            <w:lang w:val="en-US" w:eastAsia="zh-CN" w:bidi="hi-IN"/>
          </w:rPr>
          <w:t>maintainability</w:t>
        </w:r>
        <w:r w:rsidR="00DA7A43" w:rsidRPr="44035508">
          <w:rPr>
            <w:kern w:val="3"/>
            <w:sz w:val="22"/>
            <w:szCs w:val="22"/>
            <w:lang w:val="en-US" w:eastAsia="zh-CN" w:bidi="hi-IN"/>
          </w:rPr>
          <w:t xml:space="preserve"> </w:t>
        </w:r>
      </w:ins>
      <w:r w:rsidR="00C43FAA" w:rsidRPr="44035508">
        <w:rPr>
          <w:kern w:val="3"/>
          <w:sz w:val="22"/>
          <w:szCs w:val="22"/>
          <w:lang w:val="en-US" w:eastAsia="zh-CN" w:bidi="hi-IN"/>
        </w:rPr>
        <w:t xml:space="preserve">and their restrictions as explained by the </w:t>
      </w:r>
      <w:r w:rsidR="00C43FAA" w:rsidRPr="44035508">
        <w:rPr>
          <w:i/>
          <w:kern w:val="3"/>
          <w:sz w:val="22"/>
          <w:szCs w:val="22"/>
          <w:lang w:val="en-US" w:eastAsia="zh-CN" w:bidi="hi-IN"/>
        </w:rPr>
        <w:t>CAP theorem.</w:t>
      </w:r>
    </w:p>
    <w:p w14:paraId="46AB893D" w14:textId="47556645" w:rsidR="00E9259F" w:rsidRDefault="00E9259F" w:rsidP="00240729">
      <w:pPr>
        <w:widowControl w:val="0"/>
        <w:suppressAutoHyphens/>
        <w:autoSpaceDN w:val="0"/>
        <w:ind w:firstLine="58"/>
        <w:jc w:val="both"/>
        <w:textAlignment w:val="baseline"/>
        <w:rPr>
          <w:kern w:val="3"/>
          <w:sz w:val="22"/>
          <w:lang w:val="en-US" w:eastAsia="zh-CN" w:bidi="hi-IN"/>
        </w:rPr>
      </w:pPr>
    </w:p>
    <w:p w14:paraId="10768FDE" w14:textId="77777777" w:rsidR="00E9259F" w:rsidRDefault="00E9259F" w:rsidP="00240729">
      <w:pPr>
        <w:widowControl w:val="0"/>
        <w:suppressAutoHyphens/>
        <w:autoSpaceDN w:val="0"/>
        <w:ind w:firstLine="58"/>
        <w:jc w:val="both"/>
        <w:textAlignment w:val="baseline"/>
        <w:rPr>
          <w:kern w:val="3"/>
          <w:sz w:val="22"/>
          <w:lang w:val="en-US" w:eastAsia="zh-CN" w:bidi="hi-IN"/>
        </w:rPr>
      </w:pPr>
    </w:p>
    <w:p w14:paraId="238F2B79" w14:textId="77777777" w:rsidR="00E9259F" w:rsidRPr="001D1A7C" w:rsidRDefault="00E9259F" w:rsidP="00240729">
      <w:pPr>
        <w:widowControl w:val="0"/>
        <w:suppressAutoHyphens/>
        <w:autoSpaceDN w:val="0"/>
        <w:ind w:firstLine="58"/>
        <w:jc w:val="both"/>
        <w:textAlignment w:val="baseline"/>
        <w:rPr>
          <w:b/>
          <w:bCs/>
          <w:i/>
          <w:iCs/>
          <w:kern w:val="3"/>
          <w:sz w:val="22"/>
          <w:lang w:val="en-US" w:eastAsia="zh-CN" w:bidi="hi-IN"/>
        </w:rPr>
      </w:pPr>
    </w:p>
    <w:p w14:paraId="4BAB67E8" w14:textId="77777777" w:rsidR="00112479" w:rsidRPr="0089605D" w:rsidRDefault="00112479" w:rsidP="00240729">
      <w:pPr>
        <w:widowControl w:val="0"/>
        <w:suppressAutoHyphens/>
        <w:autoSpaceDN w:val="0"/>
        <w:ind w:firstLine="58"/>
        <w:jc w:val="both"/>
        <w:textAlignment w:val="baseline"/>
        <w:rPr>
          <w:i/>
          <w:iCs/>
          <w:kern w:val="3"/>
          <w:sz w:val="22"/>
          <w:lang w:val="en-US" w:eastAsia="zh-CN" w:bidi="hi-IN"/>
        </w:rPr>
      </w:pPr>
    </w:p>
    <w:p w14:paraId="480CBAA9" w14:textId="77777777" w:rsidR="000D620B" w:rsidRPr="0089605D" w:rsidRDefault="000D620B" w:rsidP="00240729">
      <w:pPr>
        <w:widowControl w:val="0"/>
        <w:suppressAutoHyphens/>
        <w:autoSpaceDN w:val="0"/>
        <w:ind w:firstLine="58"/>
        <w:jc w:val="both"/>
        <w:textAlignment w:val="baseline"/>
        <w:rPr>
          <w:i/>
          <w:iCs/>
          <w:kern w:val="3"/>
          <w:sz w:val="22"/>
          <w:lang w:val="en-US" w:eastAsia="zh-CN" w:bidi="hi-IN"/>
        </w:rPr>
      </w:pPr>
    </w:p>
    <w:p w14:paraId="56518AA4" w14:textId="1DD68797" w:rsidR="00240729" w:rsidRDefault="00E25E02" w:rsidP="00CB6A4E">
      <w:pPr>
        <w:keepNext/>
        <w:widowControl w:val="0"/>
        <w:numPr>
          <w:ilvl w:val="0"/>
          <w:numId w:val="8"/>
        </w:numPr>
        <w:tabs>
          <w:tab w:val="num" w:pos="360"/>
        </w:tabs>
        <w:suppressAutoHyphens/>
        <w:autoSpaceDN w:val="0"/>
        <w:spacing w:before="850" w:after="29"/>
        <w:ind w:left="0" w:firstLine="0"/>
        <w:textAlignment w:val="baseline"/>
        <w:outlineLvl w:val="0"/>
        <w:rPr>
          <w:b/>
          <w:sz w:val="28"/>
          <w:szCs w:val="28"/>
          <w:lang w:val="en-GB" w:eastAsia="zh-CN" w:bidi="hi-IN"/>
        </w:rPr>
      </w:pPr>
      <w:bookmarkStart w:id="49" w:name="_Toc475293606"/>
      <w:r w:rsidRPr="00CB6A4E">
        <w:rPr>
          <w:b/>
          <w:bCs/>
          <w:kern w:val="3"/>
          <w:sz w:val="28"/>
          <w:szCs w:val="28"/>
          <w:lang w:val="en-GB" w:eastAsia="zh-CN" w:bidi="hi-IN"/>
        </w:rPr>
        <w:t>Introduction</w:t>
      </w:r>
      <w:bookmarkEnd w:id="49"/>
      <w:r w:rsidR="00CB6A4E" w:rsidRPr="00CB6A4E">
        <w:rPr>
          <w:b/>
          <w:bCs/>
          <w:kern w:val="3"/>
          <w:sz w:val="28"/>
          <w:szCs w:val="28"/>
          <w:lang w:val="en-GB" w:eastAsia="zh-CN" w:bidi="hi-IN"/>
        </w:rPr>
        <w:t xml:space="preserve"> </w:t>
      </w:r>
    </w:p>
    <w:p w14:paraId="089D9798" w14:textId="73F560F9" w:rsidR="00E9259F" w:rsidRDefault="00D037A9" w:rsidP="00D037A9">
      <w:pPr>
        <w:pStyle w:val="Titolo2"/>
        <w:rPr>
          <w:rFonts w:ascii="Times New Roman" w:eastAsia="Times New Roman" w:hAnsi="Times New Roman" w:cs="Times New Roman"/>
          <w:b/>
          <w:color w:val="000000" w:themeColor="text1"/>
          <w:sz w:val="28"/>
          <w:szCs w:val="28"/>
          <w:lang w:val="en-GB" w:eastAsia="zh-CN" w:bidi="hi-IN"/>
        </w:rPr>
      </w:pPr>
      <w:bookmarkStart w:id="50" w:name="_Toc475293607"/>
      <w:r w:rsidRPr="44035508">
        <w:rPr>
          <w:rFonts w:ascii="Times New Roman" w:eastAsia="Times New Roman" w:hAnsi="Times New Roman" w:cs="Times New Roman"/>
          <w:b/>
          <w:color w:val="000000" w:themeColor="text1"/>
          <w:kern w:val="3"/>
          <w:sz w:val="28"/>
          <w:szCs w:val="28"/>
          <w:lang w:val="en-GB" w:eastAsia="zh-CN" w:bidi="hi-IN"/>
        </w:rPr>
        <w:t>My personal discovery of NoSQL technologies</w:t>
      </w:r>
      <w:bookmarkEnd w:id="50"/>
    </w:p>
    <w:p w14:paraId="06A18E4E" w14:textId="77777777" w:rsidR="00D037A9" w:rsidRDefault="00D037A9" w:rsidP="00D037A9">
      <w:pPr>
        <w:widowControl w:val="0"/>
        <w:suppressAutoHyphens/>
        <w:autoSpaceDN w:val="0"/>
        <w:ind w:left="576"/>
        <w:textAlignment w:val="baseline"/>
        <w:rPr>
          <w:color w:val="000000" w:themeColor="text1"/>
          <w:sz w:val="22"/>
          <w:szCs w:val="22"/>
          <w:lang w:val="en-US" w:eastAsia="zh-CN" w:bidi="hi-IN"/>
        </w:rPr>
      </w:pPr>
      <w:r w:rsidRPr="44035508">
        <w:rPr>
          <w:color w:val="000000" w:themeColor="text1"/>
          <w:kern w:val="3"/>
          <w:sz w:val="22"/>
          <w:szCs w:val="22"/>
          <w:lang w:val="en-US" w:eastAsia="zh-CN" w:bidi="hi-IN"/>
        </w:rPr>
        <w:t>Commonly students have their first encounters with database technologies during their studies in high school or bachelor degree and, for sake of simplicity and clarity, they are taught the basic principles of relational databases.</w:t>
      </w:r>
    </w:p>
    <w:p w14:paraId="7EDD0785" w14:textId="5DEF443E" w:rsidR="00D037A9" w:rsidRDefault="00D037A9" w:rsidP="00D037A9">
      <w:pPr>
        <w:widowControl w:val="0"/>
        <w:suppressAutoHyphens/>
        <w:autoSpaceDN w:val="0"/>
        <w:ind w:left="576"/>
        <w:jc w:val="both"/>
        <w:textAlignment w:val="baseline"/>
        <w:rPr>
          <w:color w:val="000000" w:themeColor="text1"/>
          <w:sz w:val="22"/>
          <w:szCs w:val="22"/>
          <w:lang w:val="en-US" w:eastAsia="zh-CN" w:bidi="hi-IN"/>
        </w:rPr>
      </w:pPr>
      <w:r w:rsidRPr="44035508">
        <w:rPr>
          <w:color w:val="000000" w:themeColor="text1"/>
          <w:kern w:val="3"/>
          <w:sz w:val="22"/>
          <w:szCs w:val="22"/>
          <w:lang w:val="en-US" w:eastAsia="zh-CN" w:bidi="hi-IN"/>
        </w:rPr>
        <w:t>It</w:t>
      </w:r>
      <w:ins w:id="51" w:author="Alberto Montresor" w:date="2017-02-22T06:41:00Z">
        <w:r w:rsidR="006E3D2E">
          <w:rPr>
            <w:color w:val="000000" w:themeColor="text1"/>
            <w:kern w:val="3"/>
            <w:sz w:val="22"/>
            <w:szCs w:val="22"/>
            <w:lang w:val="en-US" w:eastAsia="zh-CN" w:bidi="hi-IN"/>
          </w:rPr>
          <w:t xml:space="preserve"> i</w:t>
        </w:r>
      </w:ins>
      <w:del w:id="52" w:author="Alberto Montresor" w:date="2017-02-22T06:41:00Z">
        <w:r w:rsidRPr="44035508" w:rsidDel="006E3D2E">
          <w:rPr>
            <w:color w:val="000000" w:themeColor="text1"/>
            <w:kern w:val="3"/>
            <w:sz w:val="22"/>
            <w:szCs w:val="22"/>
            <w:lang w:val="en-US" w:eastAsia="zh-CN" w:bidi="hi-IN"/>
          </w:rPr>
          <w:delText>’</w:delText>
        </w:r>
      </w:del>
      <w:r w:rsidRPr="44035508">
        <w:rPr>
          <w:color w:val="000000" w:themeColor="text1"/>
          <w:kern w:val="3"/>
          <w:sz w:val="22"/>
          <w:szCs w:val="22"/>
          <w:lang w:val="en-US" w:eastAsia="zh-CN" w:bidi="hi-IN"/>
        </w:rPr>
        <w:t xml:space="preserve">s the most common choice of every school teaching the very foundation of Databases to make students understand the concepts of </w:t>
      </w:r>
      <w:r w:rsidRPr="44035508">
        <w:rPr>
          <w:i/>
          <w:color w:val="000000" w:themeColor="text1"/>
          <w:kern w:val="3"/>
          <w:sz w:val="22"/>
          <w:szCs w:val="22"/>
          <w:lang w:val="en-US" w:eastAsia="zh-CN" w:bidi="hi-IN"/>
        </w:rPr>
        <w:t>CRUD operations,</w:t>
      </w:r>
      <w:r w:rsidRPr="44035508">
        <w:rPr>
          <w:color w:val="000000" w:themeColor="text1"/>
          <w:kern w:val="3"/>
          <w:sz w:val="22"/>
          <w:szCs w:val="22"/>
          <w:lang w:val="en-US" w:eastAsia="zh-CN" w:bidi="hi-IN"/>
        </w:rPr>
        <w:t xml:space="preserve"> </w:t>
      </w:r>
      <w:r w:rsidRPr="44035508">
        <w:rPr>
          <w:i/>
          <w:color w:val="000000" w:themeColor="text1"/>
          <w:kern w:val="3"/>
          <w:sz w:val="22"/>
          <w:szCs w:val="22"/>
          <w:lang w:val="en-US" w:eastAsia="zh-CN" w:bidi="hi-IN"/>
        </w:rPr>
        <w:t xml:space="preserve">relations, consistency, redundancy, </w:t>
      </w:r>
      <w:r w:rsidRPr="44035508">
        <w:rPr>
          <w:color w:val="000000" w:themeColor="text1"/>
          <w:kern w:val="3"/>
          <w:sz w:val="22"/>
          <w:szCs w:val="22"/>
          <w:lang w:val="en-US" w:eastAsia="zh-CN" w:bidi="hi-IN"/>
        </w:rPr>
        <w:t>etc... and how to correctly set up the entities of their system following proven patterns and constraints.</w:t>
      </w:r>
    </w:p>
    <w:p w14:paraId="00767A92" w14:textId="58A9F597" w:rsidR="00D037A9" w:rsidRDefault="00D037A9" w:rsidP="00D037A9">
      <w:pPr>
        <w:widowControl w:val="0"/>
        <w:suppressAutoHyphens/>
        <w:autoSpaceDN w:val="0"/>
        <w:ind w:left="576"/>
        <w:jc w:val="both"/>
        <w:textAlignment w:val="baseline"/>
        <w:rPr>
          <w:color w:val="000000" w:themeColor="text1"/>
          <w:sz w:val="22"/>
          <w:szCs w:val="22"/>
          <w:lang w:val="en-US" w:eastAsia="zh-CN" w:bidi="hi-IN"/>
        </w:rPr>
      </w:pPr>
      <w:r w:rsidRPr="44035508">
        <w:rPr>
          <w:color w:val="000000" w:themeColor="text1"/>
          <w:kern w:val="3"/>
          <w:sz w:val="22"/>
          <w:szCs w:val="22"/>
          <w:lang w:val="en-US" w:eastAsia="zh-CN" w:bidi="hi-IN"/>
        </w:rPr>
        <w:t>So in my mind</w:t>
      </w:r>
      <w:ins w:id="53" w:author="Alberto Montresor" w:date="2017-02-22T06:41:00Z">
        <w:r w:rsidR="00265519">
          <w:rPr>
            <w:color w:val="000000" w:themeColor="text1"/>
            <w:kern w:val="3"/>
            <w:sz w:val="22"/>
            <w:szCs w:val="22"/>
            <w:lang w:val="en-US" w:eastAsia="zh-CN" w:bidi="hi-IN"/>
          </w:rPr>
          <w:t>,</w:t>
        </w:r>
      </w:ins>
      <w:r w:rsidRPr="44035508">
        <w:rPr>
          <w:color w:val="000000" w:themeColor="text1"/>
          <w:kern w:val="3"/>
          <w:sz w:val="22"/>
          <w:szCs w:val="22"/>
          <w:lang w:val="en-US" w:eastAsia="zh-CN" w:bidi="hi-IN"/>
        </w:rPr>
        <w:t xml:space="preserve"> the idea of a database based on a non-relational model was barely imaginable, as my mind was kept wondering how it could work avoiding all the common mistakes we learn to be aware during the developing of a ER-model and a relational database based on it.</w:t>
      </w:r>
    </w:p>
    <w:p w14:paraId="5C48F340" w14:textId="77777777" w:rsidR="00D037A9" w:rsidRDefault="00D037A9" w:rsidP="00D037A9">
      <w:pPr>
        <w:widowControl w:val="0"/>
        <w:suppressAutoHyphens/>
        <w:autoSpaceDN w:val="0"/>
        <w:ind w:left="576"/>
        <w:jc w:val="both"/>
        <w:textAlignment w:val="baseline"/>
        <w:rPr>
          <w:color w:val="000000" w:themeColor="text1"/>
          <w:sz w:val="22"/>
          <w:szCs w:val="22"/>
          <w:lang w:val="en-US" w:eastAsia="zh-CN" w:bidi="hi-IN"/>
        </w:rPr>
      </w:pPr>
      <w:r w:rsidRPr="44035508">
        <w:rPr>
          <w:color w:val="000000" w:themeColor="text1"/>
          <w:kern w:val="3"/>
          <w:sz w:val="22"/>
          <w:szCs w:val="22"/>
          <w:lang w:val="en-US" w:eastAsia="zh-CN" w:bidi="hi-IN"/>
        </w:rPr>
        <w:t>The answer became more clear to me when I was involved in this project and my tutor explained me the concept of non-relational using the use case of Facebook and the different kind of “posts” a user can create and that inherit their schema from a common pattern but then have slightly different structures.</w:t>
      </w:r>
    </w:p>
    <w:p w14:paraId="75A8D1A3" w14:textId="77777777" w:rsidR="00D037A9" w:rsidRDefault="00D037A9" w:rsidP="00D037A9">
      <w:pPr>
        <w:widowControl w:val="0"/>
        <w:suppressAutoHyphens/>
        <w:autoSpaceDN w:val="0"/>
        <w:ind w:left="576"/>
        <w:jc w:val="both"/>
        <w:textAlignment w:val="baseline"/>
        <w:rPr>
          <w:color w:val="000000" w:themeColor="text1"/>
          <w:sz w:val="22"/>
          <w:szCs w:val="22"/>
          <w:lang w:val="en-US" w:eastAsia="zh-CN" w:bidi="hi-IN"/>
        </w:rPr>
      </w:pPr>
      <w:r w:rsidRPr="44035508">
        <w:rPr>
          <w:color w:val="000000" w:themeColor="text1"/>
          <w:kern w:val="3"/>
          <w:sz w:val="22"/>
          <w:szCs w:val="22"/>
          <w:lang w:val="en-US" w:eastAsia="zh-CN" w:bidi="hi-IN"/>
        </w:rPr>
        <w:t xml:space="preserve">The same result of course could be obtained using a relational model in the beginning, but probably Facebook did the right choice considering the increasing complexity and number of users of the application in the very next years. </w:t>
      </w:r>
    </w:p>
    <w:p w14:paraId="687F5B64" w14:textId="77777777" w:rsidR="00D037A9" w:rsidRDefault="00D037A9" w:rsidP="00D037A9">
      <w:pPr>
        <w:widowControl w:val="0"/>
        <w:suppressAutoHyphens/>
        <w:autoSpaceDN w:val="0"/>
        <w:ind w:left="576"/>
        <w:jc w:val="both"/>
        <w:textAlignment w:val="baseline"/>
        <w:rPr>
          <w:color w:val="000000" w:themeColor="text1"/>
          <w:sz w:val="22"/>
          <w:szCs w:val="22"/>
          <w:lang w:val="en-US" w:eastAsia="zh-CN" w:bidi="hi-IN"/>
        </w:rPr>
      </w:pPr>
      <w:r w:rsidRPr="44035508">
        <w:rPr>
          <w:color w:val="000000" w:themeColor="text1"/>
          <w:kern w:val="3"/>
          <w:sz w:val="22"/>
          <w:szCs w:val="22"/>
          <w:lang w:val="en-US" w:eastAsia="zh-CN" w:bidi="hi-IN"/>
        </w:rPr>
        <w:t>It’s important for any kind of database developer and user that there are many different ways to build a database, some are better than others in certain use cases and vice versa.</w:t>
      </w:r>
    </w:p>
    <w:p w14:paraId="2796171C" w14:textId="4840149F" w:rsidR="00D037A9" w:rsidRPr="00D037A9" w:rsidRDefault="00D037A9" w:rsidP="00D037A9">
      <w:pPr>
        <w:widowControl w:val="0"/>
        <w:suppressAutoHyphens/>
        <w:autoSpaceDN w:val="0"/>
        <w:ind w:left="576"/>
        <w:jc w:val="both"/>
        <w:textAlignment w:val="baseline"/>
        <w:rPr>
          <w:color w:val="000000" w:themeColor="text1"/>
          <w:sz w:val="22"/>
          <w:szCs w:val="22"/>
          <w:lang w:val="en-US" w:eastAsia="zh-CN" w:bidi="hi-IN"/>
        </w:rPr>
      </w:pPr>
      <w:r w:rsidRPr="44035508">
        <w:rPr>
          <w:color w:val="000000" w:themeColor="text1"/>
          <w:kern w:val="3"/>
          <w:sz w:val="22"/>
          <w:szCs w:val="22"/>
          <w:lang w:val="en-US" w:eastAsia="zh-CN" w:bidi="hi-IN"/>
        </w:rPr>
        <w:t>But let’s start from the beginning to get an overview of a technology we rely on every day, even without being aware of it.</w:t>
      </w:r>
    </w:p>
    <w:p w14:paraId="0F4BE101" w14:textId="3CBF2982" w:rsidR="00240729" w:rsidRPr="00BF5167" w:rsidRDefault="00D037A9" w:rsidP="00240729">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GB" w:eastAsia="zh-CN" w:bidi="hi-IN"/>
        </w:rPr>
      </w:pPr>
      <w:r>
        <w:rPr>
          <w:b/>
          <w:bCs/>
          <w:color w:val="000000" w:themeColor="text1"/>
          <w:kern w:val="3"/>
          <w:sz w:val="28"/>
          <w:szCs w:val="28"/>
          <w:lang w:val="en-GB" w:eastAsia="zh-CN" w:bidi="hi-IN"/>
        </w:rPr>
        <w:t xml:space="preserve"> </w:t>
      </w:r>
      <w:bookmarkStart w:id="54" w:name="_Toc475293608"/>
      <w:r w:rsidR="00A953C4" w:rsidRPr="00BF5167">
        <w:rPr>
          <w:b/>
          <w:bCs/>
          <w:color w:val="000000" w:themeColor="text1"/>
          <w:kern w:val="3"/>
          <w:sz w:val="28"/>
          <w:szCs w:val="28"/>
          <w:lang w:val="en-GB" w:eastAsia="zh-CN" w:bidi="hi-IN"/>
        </w:rPr>
        <w:t>Databases</w:t>
      </w:r>
      <w:bookmarkEnd w:id="54"/>
      <w:r w:rsidR="00E25E02" w:rsidRPr="00BF5167">
        <w:rPr>
          <w:b/>
          <w:bCs/>
          <w:color w:val="000000" w:themeColor="text1"/>
          <w:kern w:val="3"/>
          <w:sz w:val="28"/>
          <w:szCs w:val="28"/>
          <w:lang w:val="en-GB" w:eastAsia="zh-CN" w:bidi="hi-IN"/>
        </w:rPr>
        <w:t xml:space="preserve"> </w:t>
      </w:r>
    </w:p>
    <w:p w14:paraId="0CC30A69" w14:textId="0720BB2A" w:rsidR="00505350" w:rsidRDefault="00505350" w:rsidP="00C11450">
      <w:pPr>
        <w:pStyle w:val="Titolo3"/>
        <w:rPr>
          <w:color w:val="000000" w:themeColor="text1"/>
          <w:lang w:val="en-GB" w:eastAsia="zh-CN" w:bidi="hi-IN"/>
        </w:rPr>
      </w:pPr>
      <w:bookmarkStart w:id="55" w:name="_Toc475293609"/>
      <w:r>
        <w:rPr>
          <w:color w:val="000000" w:themeColor="text1"/>
          <w:lang w:val="en-GB" w:eastAsia="zh-CN" w:bidi="hi-IN"/>
        </w:rPr>
        <w:t>What is a Database</w:t>
      </w:r>
      <w:r w:rsidR="009B5074">
        <w:rPr>
          <w:color w:val="000000" w:themeColor="text1"/>
          <w:lang w:val="en-GB" w:eastAsia="zh-CN" w:bidi="hi-IN"/>
        </w:rPr>
        <w:t>?</w:t>
      </w:r>
      <w:bookmarkEnd w:id="55"/>
      <w:r w:rsidR="00FC5208" w:rsidRPr="00BF5167">
        <w:rPr>
          <w:color w:val="000000" w:themeColor="text1"/>
          <w:lang w:val="en-GB" w:eastAsia="zh-CN" w:bidi="hi-IN"/>
        </w:rPr>
        <w:t xml:space="preserve"> </w:t>
      </w:r>
    </w:p>
    <w:p w14:paraId="43C84652" w14:textId="22CF4936" w:rsidR="0044540B" w:rsidRDefault="00EC0885" w:rsidP="0044540B">
      <w:pPr>
        <w:ind w:left="1712"/>
        <w:rPr>
          <w:sz w:val="22"/>
          <w:szCs w:val="22"/>
          <w:lang w:val="en-GB" w:eastAsia="zh-CN" w:bidi="hi-IN"/>
        </w:rPr>
      </w:pPr>
      <w:r w:rsidRPr="44035508">
        <w:rPr>
          <w:sz w:val="22"/>
          <w:szCs w:val="22"/>
          <w:lang w:val="en-GB" w:eastAsia="zh-CN" w:bidi="hi-IN"/>
        </w:rPr>
        <w:t>A Database is an organized</w:t>
      </w:r>
      <w:r w:rsidR="00D9711E" w:rsidRPr="44035508">
        <w:rPr>
          <w:sz w:val="22"/>
          <w:szCs w:val="22"/>
          <w:lang w:val="en-GB" w:eastAsia="zh-CN" w:bidi="hi-IN"/>
        </w:rPr>
        <w:t xml:space="preserve"> collection of data</w:t>
      </w:r>
      <w:r w:rsidRPr="44035508">
        <w:rPr>
          <w:sz w:val="22"/>
          <w:szCs w:val="22"/>
          <w:lang w:val="en-GB" w:eastAsia="zh-CN" w:bidi="hi-IN"/>
        </w:rPr>
        <w:t xml:space="preserve"> even though we often use the term to refer to the entire database system. The Database Management System, or DBMS, is the name of the entire system that handles data, transactions, relations and eventually problems.</w:t>
      </w:r>
    </w:p>
    <w:p w14:paraId="31E27593" w14:textId="77777777" w:rsidR="00EC0885" w:rsidRPr="00EC0885" w:rsidRDefault="00EC0885" w:rsidP="00D9711E">
      <w:pPr>
        <w:ind w:left="1712"/>
        <w:rPr>
          <w:sz w:val="22"/>
          <w:lang w:val="en-GB" w:eastAsia="zh-CN" w:bidi="hi-IN"/>
        </w:rPr>
      </w:pPr>
    </w:p>
    <w:p w14:paraId="530FC585" w14:textId="06F43C18" w:rsidR="00C11450" w:rsidRDefault="00FC5208" w:rsidP="00C11450">
      <w:pPr>
        <w:pStyle w:val="Titolo3"/>
        <w:rPr>
          <w:color w:val="000000" w:themeColor="text1"/>
          <w:lang w:val="en-GB" w:eastAsia="zh-CN" w:bidi="hi-IN"/>
        </w:rPr>
      </w:pPr>
      <w:bookmarkStart w:id="56" w:name="_Toc475293610"/>
      <w:r w:rsidRPr="00BF5167">
        <w:rPr>
          <w:color w:val="000000" w:themeColor="text1"/>
          <w:lang w:val="en-GB" w:eastAsia="zh-CN" w:bidi="hi-IN"/>
        </w:rPr>
        <w:t>Relational Databases</w:t>
      </w:r>
      <w:bookmarkEnd w:id="56"/>
    </w:p>
    <w:p w14:paraId="62B21485" w14:textId="4E81E421" w:rsidR="0044540B" w:rsidRDefault="0044540B" w:rsidP="0044540B">
      <w:pPr>
        <w:ind w:left="1712"/>
        <w:rPr>
          <w:sz w:val="22"/>
          <w:szCs w:val="22"/>
          <w:lang w:val="en-GB" w:eastAsia="zh-CN" w:bidi="hi-IN"/>
        </w:rPr>
      </w:pPr>
      <w:r w:rsidRPr="44035508">
        <w:rPr>
          <w:sz w:val="22"/>
          <w:szCs w:val="22"/>
          <w:lang w:val="en-GB" w:eastAsia="zh-CN" w:bidi="hi-IN"/>
        </w:rPr>
        <w:t>Probably the most known and for many years also most used model, a relational database is composed by tables representing entities (users, customers, courses...) where each column represents a field or attribute and each row represents a record.</w:t>
      </w:r>
    </w:p>
    <w:p w14:paraId="1CB92660" w14:textId="0A5C06B4" w:rsidR="0044540B" w:rsidRDefault="0044540B" w:rsidP="0044540B">
      <w:pPr>
        <w:ind w:left="1712"/>
        <w:rPr>
          <w:sz w:val="22"/>
          <w:szCs w:val="22"/>
          <w:lang w:val="en-GB" w:eastAsia="zh-CN" w:bidi="hi-IN"/>
        </w:rPr>
      </w:pPr>
      <w:r w:rsidRPr="44035508">
        <w:rPr>
          <w:sz w:val="22"/>
          <w:szCs w:val="22"/>
          <w:lang w:val="en-GB" w:eastAsia="zh-CN" w:bidi="hi-IN"/>
        </w:rPr>
        <w:t>Tables can have relations each other with the use of foreign keys, and each table has a primary key that is unique on each record.</w:t>
      </w:r>
    </w:p>
    <w:p w14:paraId="5F800715" w14:textId="6B612B3D" w:rsidR="008B1C05" w:rsidRDefault="0044540B" w:rsidP="008B1C05">
      <w:pPr>
        <w:ind w:left="1712"/>
        <w:rPr>
          <w:sz w:val="22"/>
          <w:szCs w:val="22"/>
          <w:lang w:val="en-GB" w:eastAsia="zh-CN" w:bidi="hi-IN"/>
        </w:rPr>
      </w:pPr>
      <w:r w:rsidRPr="44035508">
        <w:rPr>
          <w:sz w:val="22"/>
          <w:szCs w:val="22"/>
          <w:lang w:val="en-GB" w:eastAsia="zh-CN" w:bidi="hi-IN"/>
        </w:rPr>
        <w:t>It’s fundam</w:t>
      </w:r>
      <w:r w:rsidR="008B1C05" w:rsidRPr="44035508">
        <w:rPr>
          <w:sz w:val="22"/>
          <w:szCs w:val="22"/>
          <w:lang w:val="en-GB" w:eastAsia="zh-CN" w:bidi="hi-IN"/>
        </w:rPr>
        <w:t xml:space="preserve">ental for a good design of a relational </w:t>
      </w:r>
      <w:r w:rsidR="0069572F" w:rsidRPr="44035508">
        <w:rPr>
          <w:sz w:val="22"/>
          <w:szCs w:val="22"/>
          <w:lang w:val="en-GB" w:eastAsia="zh-CN" w:bidi="hi-IN"/>
        </w:rPr>
        <w:t xml:space="preserve">database that its schema is in </w:t>
      </w:r>
      <w:r w:rsidR="0069572F" w:rsidRPr="44035508">
        <w:rPr>
          <w:i/>
          <w:sz w:val="22"/>
          <w:szCs w:val="22"/>
          <w:lang w:val="en-GB" w:eastAsia="zh-CN" w:bidi="hi-IN"/>
        </w:rPr>
        <w:t>Normal F</w:t>
      </w:r>
      <w:r w:rsidR="008B1C05" w:rsidRPr="44035508">
        <w:rPr>
          <w:i/>
          <w:sz w:val="22"/>
          <w:szCs w:val="22"/>
          <w:lang w:val="en-GB" w:eastAsia="zh-CN" w:bidi="hi-IN"/>
        </w:rPr>
        <w:t>orm</w:t>
      </w:r>
      <w:r w:rsidR="008B1C05" w:rsidRPr="44035508">
        <w:rPr>
          <w:sz w:val="22"/>
          <w:szCs w:val="22"/>
          <w:lang w:val="en-GB" w:eastAsia="zh-CN" w:bidi="hi-IN"/>
        </w:rPr>
        <w:t>, following three main steps:</w:t>
      </w:r>
    </w:p>
    <w:p w14:paraId="1241A012" w14:textId="64D54B38" w:rsidR="008B1C05" w:rsidRDefault="008B1C05" w:rsidP="008B1C05">
      <w:pPr>
        <w:pStyle w:val="Paragrafoelenco"/>
        <w:numPr>
          <w:ilvl w:val="0"/>
          <w:numId w:val="33"/>
        </w:numPr>
        <w:rPr>
          <w:sz w:val="22"/>
          <w:szCs w:val="22"/>
          <w:lang w:val="en-GB" w:eastAsia="zh-CN" w:bidi="hi-IN"/>
        </w:rPr>
      </w:pPr>
      <w:r w:rsidRPr="44035508">
        <w:rPr>
          <w:i/>
          <w:sz w:val="22"/>
          <w:szCs w:val="22"/>
          <w:lang w:val="en-GB" w:eastAsia="zh-CN" w:bidi="hi-IN"/>
        </w:rPr>
        <w:t>First Normal Form</w:t>
      </w:r>
      <w:r w:rsidR="00BB0FCD" w:rsidRPr="44035508">
        <w:rPr>
          <w:sz w:val="22"/>
          <w:szCs w:val="22"/>
          <w:lang w:val="en-GB" w:eastAsia="zh-CN" w:bidi="hi-IN"/>
        </w:rPr>
        <w:t xml:space="preserve"> </w:t>
      </w:r>
      <w:r w:rsidR="00BB0FCD" w:rsidRPr="44035508">
        <w:rPr>
          <w:i/>
          <w:color w:val="FF0000"/>
          <w:sz w:val="22"/>
          <w:szCs w:val="22"/>
          <w:lang w:val="en-GB" w:eastAsia="zh-CN" w:bidi="hi-IN"/>
        </w:rPr>
        <w:t>//</w:t>
      </w:r>
      <w:r w:rsidR="0069572F" w:rsidRPr="44035508">
        <w:rPr>
          <w:i/>
          <w:color w:val="FF0000"/>
          <w:sz w:val="22"/>
          <w:szCs w:val="22"/>
          <w:lang w:val="en-GB" w:eastAsia="zh-CN" w:bidi="hi-IN"/>
        </w:rPr>
        <w:t xml:space="preserve"> short </w:t>
      </w:r>
      <w:r w:rsidR="00BB0FCD" w:rsidRPr="44035508">
        <w:rPr>
          <w:i/>
          <w:color w:val="FF0000"/>
          <w:sz w:val="22"/>
          <w:szCs w:val="22"/>
          <w:lang w:val="en-GB" w:eastAsia="zh-CN" w:bidi="hi-IN"/>
        </w:rPr>
        <w:t>description to be added</w:t>
      </w:r>
      <w:r w:rsidR="0069572F" w:rsidRPr="44035508">
        <w:rPr>
          <w:i/>
          <w:color w:val="FF0000"/>
          <w:sz w:val="22"/>
          <w:szCs w:val="22"/>
          <w:lang w:val="en-GB" w:eastAsia="zh-CN" w:bidi="hi-IN"/>
        </w:rPr>
        <w:t xml:space="preserve"> soon</w:t>
      </w:r>
    </w:p>
    <w:p w14:paraId="64FDF1BB" w14:textId="64DCD734" w:rsidR="008B1C05" w:rsidRDefault="008B1C05" w:rsidP="008B1C05">
      <w:pPr>
        <w:pStyle w:val="Paragrafoelenco"/>
        <w:numPr>
          <w:ilvl w:val="0"/>
          <w:numId w:val="33"/>
        </w:numPr>
        <w:rPr>
          <w:sz w:val="22"/>
          <w:szCs w:val="22"/>
          <w:lang w:val="en-GB" w:eastAsia="zh-CN" w:bidi="hi-IN"/>
        </w:rPr>
      </w:pPr>
      <w:r w:rsidRPr="44035508">
        <w:rPr>
          <w:i/>
          <w:sz w:val="22"/>
          <w:szCs w:val="22"/>
          <w:lang w:val="en-GB" w:eastAsia="zh-CN" w:bidi="hi-IN"/>
        </w:rPr>
        <w:t>Second Normal Form</w:t>
      </w:r>
      <w:r w:rsidR="00BB0FCD" w:rsidRPr="44035508">
        <w:rPr>
          <w:sz w:val="22"/>
          <w:szCs w:val="22"/>
          <w:lang w:val="en-GB" w:eastAsia="zh-CN" w:bidi="hi-IN"/>
        </w:rPr>
        <w:t xml:space="preserve"> </w:t>
      </w:r>
      <w:r w:rsidR="0069572F" w:rsidRPr="44035508">
        <w:rPr>
          <w:i/>
          <w:color w:val="FF0000"/>
          <w:sz w:val="22"/>
          <w:szCs w:val="22"/>
          <w:lang w:val="en-GB" w:eastAsia="zh-CN" w:bidi="hi-IN"/>
        </w:rPr>
        <w:t>// short description to be added soon</w:t>
      </w:r>
    </w:p>
    <w:p w14:paraId="2FEC7C60" w14:textId="62A01178" w:rsidR="008B1C05" w:rsidRDefault="008B1C05" w:rsidP="008B1C05">
      <w:pPr>
        <w:pStyle w:val="Paragrafoelenco"/>
        <w:numPr>
          <w:ilvl w:val="0"/>
          <w:numId w:val="33"/>
        </w:numPr>
        <w:rPr>
          <w:sz w:val="22"/>
          <w:szCs w:val="22"/>
          <w:lang w:val="en-GB" w:eastAsia="zh-CN" w:bidi="hi-IN"/>
        </w:rPr>
      </w:pPr>
      <w:r w:rsidRPr="44035508">
        <w:rPr>
          <w:i/>
          <w:sz w:val="22"/>
          <w:szCs w:val="22"/>
          <w:lang w:val="en-GB" w:eastAsia="zh-CN" w:bidi="hi-IN"/>
        </w:rPr>
        <w:t>Third Normal Form</w:t>
      </w:r>
      <w:r w:rsidR="00BB0FCD" w:rsidRPr="44035508">
        <w:rPr>
          <w:sz w:val="22"/>
          <w:szCs w:val="22"/>
          <w:lang w:val="en-GB" w:eastAsia="zh-CN" w:bidi="hi-IN"/>
        </w:rPr>
        <w:t xml:space="preserve"> </w:t>
      </w:r>
      <w:r w:rsidR="0069572F" w:rsidRPr="44035508">
        <w:rPr>
          <w:i/>
          <w:color w:val="FF0000"/>
          <w:sz w:val="22"/>
          <w:szCs w:val="22"/>
          <w:lang w:val="en-GB" w:eastAsia="zh-CN" w:bidi="hi-IN"/>
        </w:rPr>
        <w:t>// short description to be added soon</w:t>
      </w:r>
    </w:p>
    <w:p w14:paraId="321E2591" w14:textId="176F895B" w:rsidR="008B1C05" w:rsidRDefault="0069572F" w:rsidP="008B1C05">
      <w:pPr>
        <w:ind w:left="1712"/>
        <w:rPr>
          <w:sz w:val="22"/>
          <w:szCs w:val="22"/>
          <w:lang w:val="en-GB" w:eastAsia="zh-CN" w:bidi="hi-IN"/>
        </w:rPr>
      </w:pPr>
      <w:r w:rsidRPr="44035508">
        <w:rPr>
          <w:sz w:val="22"/>
          <w:szCs w:val="22"/>
          <w:lang w:val="en-GB" w:eastAsia="zh-CN" w:bidi="hi-IN"/>
        </w:rPr>
        <w:t>Apart from Normal F</w:t>
      </w:r>
      <w:r w:rsidR="008B1C05" w:rsidRPr="44035508">
        <w:rPr>
          <w:sz w:val="22"/>
          <w:szCs w:val="22"/>
          <w:lang w:val="en-GB" w:eastAsia="zh-CN" w:bidi="hi-IN"/>
        </w:rPr>
        <w:t xml:space="preserve">orm, to ensure that a relational database guarantees the reliability of its transactions it </w:t>
      </w:r>
      <w:r w:rsidR="005B2FE0" w:rsidRPr="44035508">
        <w:rPr>
          <w:sz w:val="22"/>
          <w:szCs w:val="22"/>
          <w:lang w:val="en-GB" w:eastAsia="zh-CN" w:bidi="hi-IN"/>
        </w:rPr>
        <w:t>must</w:t>
      </w:r>
      <w:r w:rsidR="008B1C05" w:rsidRPr="44035508">
        <w:rPr>
          <w:sz w:val="22"/>
          <w:szCs w:val="22"/>
          <w:lang w:val="en-GB" w:eastAsia="zh-CN" w:bidi="hi-IN"/>
        </w:rPr>
        <w:t xml:space="preserve"> follow the </w:t>
      </w:r>
      <w:r w:rsidR="008B1C05" w:rsidRPr="44035508">
        <w:rPr>
          <w:b/>
          <w:sz w:val="22"/>
          <w:szCs w:val="22"/>
          <w:lang w:val="en-GB" w:eastAsia="zh-CN" w:bidi="hi-IN"/>
        </w:rPr>
        <w:t>ACID</w:t>
      </w:r>
      <w:r w:rsidR="008B1C05" w:rsidRPr="44035508">
        <w:rPr>
          <w:sz w:val="22"/>
          <w:szCs w:val="22"/>
          <w:lang w:val="en-GB" w:eastAsia="zh-CN" w:bidi="hi-IN"/>
        </w:rPr>
        <w:t xml:space="preserve"> properties:</w:t>
      </w:r>
    </w:p>
    <w:p w14:paraId="0D989BB2" w14:textId="08C91EB9" w:rsidR="008B1C05" w:rsidRDefault="008B1C05" w:rsidP="008B1C05">
      <w:pPr>
        <w:pStyle w:val="Paragrafoelenco"/>
        <w:numPr>
          <w:ilvl w:val="0"/>
          <w:numId w:val="33"/>
        </w:numPr>
        <w:rPr>
          <w:sz w:val="22"/>
          <w:szCs w:val="22"/>
          <w:lang w:val="en-GB" w:eastAsia="zh-CN" w:bidi="hi-IN"/>
        </w:rPr>
      </w:pPr>
      <w:r w:rsidRPr="44035508">
        <w:rPr>
          <w:b/>
          <w:sz w:val="22"/>
          <w:szCs w:val="22"/>
          <w:lang w:val="en-GB" w:eastAsia="zh-CN" w:bidi="hi-IN"/>
        </w:rPr>
        <w:t>Atomicity</w:t>
      </w:r>
      <w:r w:rsidR="00BB0FCD" w:rsidRPr="44035508">
        <w:rPr>
          <w:sz w:val="22"/>
          <w:szCs w:val="22"/>
          <w:lang w:val="en-GB" w:eastAsia="zh-CN" w:bidi="hi-IN"/>
        </w:rPr>
        <w:t xml:space="preserve"> </w:t>
      </w:r>
      <w:r w:rsidR="0069572F" w:rsidRPr="44035508">
        <w:rPr>
          <w:i/>
          <w:color w:val="FF0000"/>
          <w:sz w:val="22"/>
          <w:szCs w:val="22"/>
          <w:lang w:val="en-GB" w:eastAsia="zh-CN" w:bidi="hi-IN"/>
        </w:rPr>
        <w:t>// short description to be added soon</w:t>
      </w:r>
    </w:p>
    <w:p w14:paraId="4B781076" w14:textId="57C8C232" w:rsidR="008B1C05" w:rsidRDefault="008B1C05" w:rsidP="008B1C05">
      <w:pPr>
        <w:pStyle w:val="Paragrafoelenco"/>
        <w:numPr>
          <w:ilvl w:val="0"/>
          <w:numId w:val="33"/>
        </w:numPr>
        <w:rPr>
          <w:sz w:val="22"/>
          <w:szCs w:val="22"/>
          <w:lang w:val="en-GB" w:eastAsia="zh-CN" w:bidi="hi-IN"/>
        </w:rPr>
      </w:pPr>
      <w:r w:rsidRPr="44035508">
        <w:rPr>
          <w:b/>
          <w:sz w:val="22"/>
          <w:szCs w:val="22"/>
          <w:lang w:val="en-GB" w:eastAsia="zh-CN" w:bidi="hi-IN"/>
        </w:rPr>
        <w:t>Consistency</w:t>
      </w:r>
      <w:r w:rsidR="00BB0FCD" w:rsidRPr="44035508">
        <w:rPr>
          <w:sz w:val="22"/>
          <w:szCs w:val="22"/>
          <w:lang w:val="en-GB" w:eastAsia="zh-CN" w:bidi="hi-IN"/>
        </w:rPr>
        <w:t xml:space="preserve"> </w:t>
      </w:r>
      <w:r w:rsidR="0069572F" w:rsidRPr="44035508">
        <w:rPr>
          <w:i/>
          <w:color w:val="FF0000"/>
          <w:sz w:val="22"/>
          <w:szCs w:val="22"/>
          <w:lang w:val="en-GB" w:eastAsia="zh-CN" w:bidi="hi-IN"/>
        </w:rPr>
        <w:t>// short description to be added soon</w:t>
      </w:r>
    </w:p>
    <w:p w14:paraId="7F14C729" w14:textId="0A53946B" w:rsidR="008B1C05" w:rsidRDefault="008B1C05" w:rsidP="008B1C05">
      <w:pPr>
        <w:pStyle w:val="Paragrafoelenco"/>
        <w:numPr>
          <w:ilvl w:val="0"/>
          <w:numId w:val="33"/>
        </w:numPr>
        <w:rPr>
          <w:sz w:val="22"/>
          <w:szCs w:val="22"/>
          <w:lang w:val="en-GB" w:eastAsia="zh-CN" w:bidi="hi-IN"/>
        </w:rPr>
      </w:pPr>
      <w:r w:rsidRPr="44035508">
        <w:rPr>
          <w:b/>
          <w:sz w:val="22"/>
          <w:szCs w:val="22"/>
          <w:lang w:val="en-GB" w:eastAsia="zh-CN" w:bidi="hi-IN"/>
        </w:rPr>
        <w:t>Isolation</w:t>
      </w:r>
      <w:r w:rsidR="00BB0FCD" w:rsidRPr="44035508">
        <w:rPr>
          <w:sz w:val="22"/>
          <w:szCs w:val="22"/>
          <w:lang w:val="en-GB" w:eastAsia="zh-CN" w:bidi="hi-IN"/>
        </w:rPr>
        <w:t xml:space="preserve"> </w:t>
      </w:r>
      <w:r w:rsidR="0069572F" w:rsidRPr="44035508">
        <w:rPr>
          <w:i/>
          <w:color w:val="FF0000"/>
          <w:sz w:val="22"/>
          <w:szCs w:val="22"/>
          <w:lang w:val="en-GB" w:eastAsia="zh-CN" w:bidi="hi-IN"/>
        </w:rPr>
        <w:t>// short description to be added soon</w:t>
      </w:r>
    </w:p>
    <w:p w14:paraId="019F58A1" w14:textId="44429468" w:rsidR="008B1C05" w:rsidRDefault="008B1C05" w:rsidP="008B1C05">
      <w:pPr>
        <w:pStyle w:val="Paragrafoelenco"/>
        <w:numPr>
          <w:ilvl w:val="0"/>
          <w:numId w:val="33"/>
        </w:numPr>
        <w:rPr>
          <w:sz w:val="22"/>
          <w:szCs w:val="22"/>
          <w:lang w:val="en-GB" w:eastAsia="zh-CN" w:bidi="hi-IN"/>
        </w:rPr>
      </w:pPr>
      <w:r w:rsidRPr="44035508">
        <w:rPr>
          <w:b/>
          <w:sz w:val="22"/>
          <w:szCs w:val="22"/>
          <w:lang w:val="en-GB" w:eastAsia="zh-CN" w:bidi="hi-IN"/>
        </w:rPr>
        <w:t>Durability</w:t>
      </w:r>
      <w:r w:rsidR="00BB0FCD" w:rsidRPr="44035508">
        <w:rPr>
          <w:sz w:val="22"/>
          <w:szCs w:val="22"/>
          <w:lang w:val="en-GB" w:eastAsia="zh-CN" w:bidi="hi-IN"/>
        </w:rPr>
        <w:t xml:space="preserve"> </w:t>
      </w:r>
      <w:r w:rsidR="0069572F" w:rsidRPr="44035508">
        <w:rPr>
          <w:i/>
          <w:color w:val="FF0000"/>
          <w:sz w:val="22"/>
          <w:szCs w:val="22"/>
          <w:lang w:val="en-GB" w:eastAsia="zh-CN" w:bidi="hi-IN"/>
        </w:rPr>
        <w:t>// short description to be added soon</w:t>
      </w:r>
    </w:p>
    <w:p w14:paraId="07DBB62A" w14:textId="136F88E5" w:rsidR="008B1C05" w:rsidRDefault="008B1C05" w:rsidP="008B1C05">
      <w:pPr>
        <w:ind w:left="1712"/>
        <w:rPr>
          <w:sz w:val="22"/>
          <w:szCs w:val="22"/>
          <w:lang w:val="en-GB" w:eastAsia="zh-CN" w:bidi="hi-IN"/>
        </w:rPr>
      </w:pPr>
      <w:r w:rsidRPr="44035508">
        <w:rPr>
          <w:sz w:val="22"/>
          <w:szCs w:val="22"/>
          <w:lang w:val="en-GB" w:eastAsia="zh-CN" w:bidi="hi-IN"/>
        </w:rPr>
        <w:t>The most famous relational databases follow SQL syntax that stands for Structured Query Language and it has become a standard since 1986.</w:t>
      </w:r>
    </w:p>
    <w:p w14:paraId="38E37057" w14:textId="698CB895" w:rsidR="00512CDF" w:rsidRDefault="00512CDF" w:rsidP="008B1C05">
      <w:pPr>
        <w:ind w:left="1712"/>
        <w:rPr>
          <w:sz w:val="22"/>
          <w:szCs w:val="22"/>
          <w:lang w:val="en-GB" w:eastAsia="zh-CN" w:bidi="hi-IN"/>
        </w:rPr>
      </w:pPr>
      <w:r w:rsidRPr="44035508">
        <w:rPr>
          <w:sz w:val="22"/>
          <w:szCs w:val="22"/>
          <w:lang w:val="en-GB" w:eastAsia="zh-CN" w:bidi="hi-IN"/>
        </w:rPr>
        <w:t xml:space="preserve">Among this </w:t>
      </w:r>
      <w:r w:rsidR="006A25A7" w:rsidRPr="44035508">
        <w:rPr>
          <w:sz w:val="22"/>
          <w:szCs w:val="22"/>
          <w:lang w:val="en-GB" w:eastAsia="zh-CN" w:bidi="hi-IN"/>
        </w:rPr>
        <w:t>category,</w:t>
      </w:r>
      <w:r w:rsidRPr="44035508">
        <w:rPr>
          <w:sz w:val="22"/>
          <w:szCs w:val="22"/>
          <w:lang w:val="en-GB" w:eastAsia="zh-CN" w:bidi="hi-IN"/>
        </w:rPr>
        <w:t xml:space="preserve"> we find MySQL, Post</w:t>
      </w:r>
      <w:r w:rsidR="006A25A7" w:rsidRPr="44035508">
        <w:rPr>
          <w:sz w:val="22"/>
          <w:szCs w:val="22"/>
          <w:lang w:val="en-GB" w:eastAsia="zh-CN" w:bidi="hi-IN"/>
        </w:rPr>
        <w:t xml:space="preserve">greSQL, Microsoft SQL Service, </w:t>
      </w:r>
      <w:r w:rsidRPr="44035508">
        <w:rPr>
          <w:sz w:val="22"/>
          <w:szCs w:val="22"/>
          <w:lang w:val="en-GB" w:eastAsia="zh-CN" w:bidi="hi-IN"/>
        </w:rPr>
        <w:t>Oracle Database as the most used by companies and private users and they all follow SQL standard.</w:t>
      </w:r>
    </w:p>
    <w:p w14:paraId="48ADC107" w14:textId="7B578D86" w:rsidR="00FC5208" w:rsidRDefault="00FC5208" w:rsidP="00FC5208">
      <w:pPr>
        <w:pStyle w:val="Titolo3"/>
        <w:rPr>
          <w:color w:val="000000" w:themeColor="text1"/>
          <w:lang w:eastAsia="zh-CN" w:bidi="hi-IN"/>
        </w:rPr>
      </w:pPr>
      <w:bookmarkStart w:id="57" w:name="_Toc475293611"/>
      <w:r w:rsidRPr="00BF5167">
        <w:rPr>
          <w:color w:val="000000" w:themeColor="text1"/>
          <w:lang w:eastAsia="zh-CN" w:bidi="hi-IN"/>
        </w:rPr>
        <w:lastRenderedPageBreak/>
        <w:t>Navigational Databases</w:t>
      </w:r>
      <w:bookmarkEnd w:id="57"/>
    </w:p>
    <w:p w14:paraId="7E331BE2" w14:textId="26F5AD71" w:rsidR="00512CDF" w:rsidRDefault="00512CDF" w:rsidP="00512CDF">
      <w:pPr>
        <w:ind w:left="1712"/>
        <w:rPr>
          <w:sz w:val="22"/>
          <w:szCs w:val="22"/>
          <w:lang w:val="en-GB" w:eastAsia="zh-CN" w:bidi="hi-IN"/>
        </w:rPr>
      </w:pPr>
      <w:r w:rsidRPr="44035508">
        <w:rPr>
          <w:sz w:val="22"/>
          <w:szCs w:val="22"/>
          <w:lang w:val="en-GB" w:eastAsia="zh-CN" w:bidi="hi-IN"/>
        </w:rPr>
        <w:t>The first generation of databases used pointers from one record to another to “navigate” the database and that’s why they were called Navigational databases.</w:t>
      </w:r>
    </w:p>
    <w:p w14:paraId="3A0B88CA" w14:textId="6894C4AB" w:rsidR="00512CDF" w:rsidRDefault="00512CDF" w:rsidP="00512CDF">
      <w:pPr>
        <w:ind w:left="1712"/>
        <w:rPr>
          <w:sz w:val="22"/>
          <w:szCs w:val="22"/>
          <w:lang w:val="en-GB" w:eastAsia="zh-CN" w:bidi="hi-IN"/>
        </w:rPr>
      </w:pPr>
      <w:r w:rsidRPr="44035508">
        <w:rPr>
          <w:sz w:val="22"/>
          <w:szCs w:val="22"/>
          <w:lang w:val="en-GB" w:eastAsia="zh-CN" w:bidi="hi-IN"/>
        </w:rPr>
        <w:t xml:space="preserve">The fundamental problem of this kind of database was that the user was required to know the physical structure of the database to query data from it. </w:t>
      </w:r>
      <w:r w:rsidR="006A25A7" w:rsidRPr="44035508">
        <w:rPr>
          <w:sz w:val="22"/>
          <w:szCs w:val="22"/>
          <w:lang w:val="en-GB" w:eastAsia="zh-CN" w:bidi="hi-IN"/>
        </w:rPr>
        <w:t>Also,</w:t>
      </w:r>
      <w:r w:rsidRPr="44035508">
        <w:rPr>
          <w:sz w:val="22"/>
          <w:szCs w:val="22"/>
          <w:lang w:val="en-GB" w:eastAsia="zh-CN" w:bidi="hi-IN"/>
        </w:rPr>
        <w:t xml:space="preserve"> adding an extra field could be done only rebuilding the storage scheme.</w:t>
      </w:r>
    </w:p>
    <w:p w14:paraId="27CE1B7E" w14:textId="3D224767" w:rsidR="00512CDF" w:rsidRPr="00512CDF" w:rsidRDefault="00512CDF" w:rsidP="00512CDF">
      <w:pPr>
        <w:ind w:left="1712"/>
        <w:rPr>
          <w:lang w:val="en-GB" w:eastAsia="zh-CN" w:bidi="hi-IN"/>
        </w:rPr>
      </w:pPr>
      <w:r w:rsidRPr="44035508">
        <w:rPr>
          <w:sz w:val="22"/>
          <w:szCs w:val="22"/>
          <w:lang w:val="en-GB" w:eastAsia="zh-CN" w:bidi="hi-IN"/>
        </w:rPr>
        <w:t>In addition, the absence of a standardisation among vendors made those databases disappear quickly in favour of more functional choices.</w:t>
      </w:r>
    </w:p>
    <w:p w14:paraId="739EA56A" w14:textId="3837FDC2" w:rsidR="00FC5208" w:rsidRDefault="00FC5208" w:rsidP="00FC5208">
      <w:pPr>
        <w:pStyle w:val="Titolo3"/>
        <w:rPr>
          <w:color w:val="000000" w:themeColor="text1"/>
          <w:lang w:val="en-GB" w:eastAsia="zh-CN" w:bidi="hi-IN"/>
        </w:rPr>
      </w:pPr>
      <w:bookmarkStart w:id="58" w:name="_Toc475293612"/>
      <w:r w:rsidRPr="00BF5167">
        <w:rPr>
          <w:color w:val="000000" w:themeColor="text1"/>
          <w:lang w:val="en-GB" w:eastAsia="zh-CN" w:bidi="hi-IN"/>
        </w:rPr>
        <w:t>Object-oriented Databases</w:t>
      </w:r>
      <w:bookmarkEnd w:id="58"/>
    </w:p>
    <w:p w14:paraId="6D57CB40" w14:textId="3DBE5517" w:rsidR="00C56F8F" w:rsidRDefault="00C56F8F" w:rsidP="00C56F8F">
      <w:pPr>
        <w:ind w:left="1712"/>
        <w:rPr>
          <w:sz w:val="22"/>
          <w:szCs w:val="22"/>
          <w:lang w:val="en-GB" w:eastAsia="zh-CN" w:bidi="hi-IN"/>
        </w:rPr>
      </w:pPr>
      <w:r w:rsidRPr="44035508">
        <w:rPr>
          <w:sz w:val="22"/>
          <w:szCs w:val="22"/>
          <w:lang w:val="en-GB" w:eastAsia="zh-CN" w:bidi="hi-IN"/>
        </w:rPr>
        <w:t>In the long story of the database evolution ob</w:t>
      </w:r>
      <w:r w:rsidR="002423FB" w:rsidRPr="44035508">
        <w:rPr>
          <w:sz w:val="22"/>
          <w:szCs w:val="22"/>
          <w:lang w:val="en-GB" w:eastAsia="zh-CN" w:bidi="hi-IN"/>
        </w:rPr>
        <w:t xml:space="preserve">ject-oriented databases </w:t>
      </w:r>
      <w:r w:rsidRPr="44035508">
        <w:rPr>
          <w:sz w:val="22"/>
          <w:szCs w:val="22"/>
          <w:lang w:val="en-GB" w:eastAsia="zh-CN" w:bidi="hi-IN"/>
        </w:rPr>
        <w:t>helped developing the communication between databases and programming languages, but failed due to their bounds to a specific programming language. They offered advanced features like inheritance and polymorphism</w:t>
      </w:r>
      <w:r w:rsidR="002423FB" w:rsidRPr="44035508">
        <w:rPr>
          <w:sz w:val="22"/>
          <w:szCs w:val="22"/>
          <w:lang w:val="en-GB" w:eastAsia="zh-CN" w:bidi="hi-IN"/>
        </w:rPr>
        <w:t xml:space="preserve"> and could support a large number of data types.</w:t>
      </w:r>
    </w:p>
    <w:p w14:paraId="49D325C7" w14:textId="40C31876" w:rsidR="002423FB" w:rsidRDefault="002423FB" w:rsidP="00C56F8F">
      <w:pPr>
        <w:ind w:left="1712"/>
        <w:rPr>
          <w:sz w:val="22"/>
          <w:szCs w:val="22"/>
          <w:lang w:val="en-GB" w:eastAsia="zh-CN" w:bidi="hi-IN"/>
        </w:rPr>
      </w:pPr>
      <w:r w:rsidRPr="44035508">
        <w:rPr>
          <w:sz w:val="22"/>
          <w:szCs w:val="22"/>
          <w:lang w:val="en-GB" w:eastAsia="zh-CN" w:bidi="hi-IN"/>
        </w:rPr>
        <w:t>What is left of their inheritance in the aftermath is the implementation of drivers and bindings between databases and programming language.</w:t>
      </w:r>
    </w:p>
    <w:p w14:paraId="178E2AC1" w14:textId="56D4366A" w:rsidR="002423FB" w:rsidRPr="00C56F8F" w:rsidRDefault="002423FB" w:rsidP="00C56F8F">
      <w:pPr>
        <w:ind w:left="1712"/>
        <w:rPr>
          <w:lang w:val="en-GB" w:eastAsia="zh-CN" w:bidi="hi-IN"/>
        </w:rPr>
      </w:pPr>
      <w:r w:rsidRPr="44035508">
        <w:rPr>
          <w:sz w:val="22"/>
          <w:szCs w:val="22"/>
          <w:lang w:val="en-GB" w:eastAsia="zh-CN" w:bidi="hi-IN"/>
        </w:rPr>
        <w:t xml:space="preserve">NoSQL technologies are a perfect example </w:t>
      </w:r>
      <w:r w:rsidR="00B10755" w:rsidRPr="44035508">
        <w:rPr>
          <w:sz w:val="22"/>
          <w:szCs w:val="22"/>
          <w:lang w:val="en-GB" w:eastAsia="zh-CN" w:bidi="hi-IN"/>
        </w:rPr>
        <w:t>of the</w:t>
      </w:r>
      <w:r w:rsidRPr="44035508">
        <w:rPr>
          <w:sz w:val="22"/>
          <w:szCs w:val="22"/>
          <w:lang w:val="en-GB" w:eastAsia="zh-CN" w:bidi="hi-IN"/>
        </w:rPr>
        <w:t xml:space="preserve"> evolution of the idea of object-oriented databases.</w:t>
      </w:r>
    </w:p>
    <w:p w14:paraId="2A697472" w14:textId="7C4B305F" w:rsidR="00FC5208" w:rsidRDefault="00FC5208" w:rsidP="00FC5208">
      <w:pPr>
        <w:pStyle w:val="Titolo3"/>
        <w:rPr>
          <w:color w:val="000000" w:themeColor="text1"/>
          <w:lang w:val="en-GB" w:eastAsia="zh-CN" w:bidi="hi-IN"/>
        </w:rPr>
      </w:pPr>
      <w:bookmarkStart w:id="59" w:name="_Toc475293613"/>
      <w:r w:rsidRPr="00BF5167">
        <w:rPr>
          <w:color w:val="000000" w:themeColor="text1"/>
          <w:lang w:val="en-GB" w:eastAsia="zh-CN" w:bidi="hi-IN"/>
        </w:rPr>
        <w:t xml:space="preserve">NoSQL </w:t>
      </w:r>
      <w:r w:rsidRPr="00771D05">
        <w:rPr>
          <w:color w:val="000000" w:themeColor="text1"/>
          <w:u w:val="single"/>
          <w:lang w:val="en-GB" w:eastAsia="zh-CN" w:bidi="hi-IN"/>
        </w:rPr>
        <w:t>Databases</w:t>
      </w:r>
      <w:bookmarkEnd w:id="59"/>
    </w:p>
    <w:p w14:paraId="2256790A" w14:textId="77777777" w:rsidR="008805CA" w:rsidRDefault="002423FB" w:rsidP="002423FB">
      <w:pPr>
        <w:ind w:left="1712"/>
        <w:rPr>
          <w:sz w:val="22"/>
          <w:szCs w:val="22"/>
          <w:lang w:val="en-GB" w:eastAsia="zh-CN" w:bidi="hi-IN"/>
        </w:rPr>
      </w:pPr>
      <w:r w:rsidRPr="44035508">
        <w:rPr>
          <w:sz w:val="22"/>
          <w:szCs w:val="22"/>
          <w:lang w:val="en-GB" w:eastAsia="zh-CN" w:bidi="hi-IN"/>
        </w:rPr>
        <w:t xml:space="preserve">The last generation of databases is called NoSQL because of its detachment from the classic relational model in terms of schema and their </w:t>
      </w:r>
      <w:r w:rsidR="008805CA" w:rsidRPr="44035508">
        <w:rPr>
          <w:sz w:val="22"/>
          <w:szCs w:val="22"/>
          <w:lang w:val="en-GB" w:eastAsia="zh-CN" w:bidi="hi-IN"/>
        </w:rPr>
        <w:t>use of different query languages than SQL, with the aim for great performance and scalability.</w:t>
      </w:r>
    </w:p>
    <w:p w14:paraId="0D130329" w14:textId="11FCC424" w:rsidR="008805CA" w:rsidRDefault="008805CA" w:rsidP="002423FB">
      <w:pPr>
        <w:ind w:left="1712"/>
        <w:rPr>
          <w:sz w:val="22"/>
          <w:szCs w:val="22"/>
          <w:lang w:val="en-GB" w:eastAsia="zh-CN" w:bidi="hi-IN"/>
        </w:rPr>
      </w:pPr>
      <w:r w:rsidRPr="44035508">
        <w:rPr>
          <w:sz w:val="22"/>
          <w:szCs w:val="22"/>
          <w:lang w:val="en-GB" w:eastAsia="zh-CN" w:bidi="hi-IN"/>
        </w:rPr>
        <w:t xml:space="preserve">Since the category is itself generic, and new different implementations are release every year, they can </w:t>
      </w:r>
      <w:r w:rsidR="00D73EFA" w:rsidRPr="44035508">
        <w:rPr>
          <w:sz w:val="22"/>
          <w:szCs w:val="22"/>
          <w:lang w:val="en-GB" w:eastAsia="zh-CN" w:bidi="hi-IN"/>
        </w:rPr>
        <w:t>be broadly divided in those sub-</w:t>
      </w:r>
      <w:r w:rsidRPr="44035508">
        <w:rPr>
          <w:sz w:val="22"/>
          <w:szCs w:val="22"/>
          <w:lang w:val="en-GB" w:eastAsia="zh-CN" w:bidi="hi-IN"/>
        </w:rPr>
        <w:t>categories:</w:t>
      </w:r>
    </w:p>
    <w:p w14:paraId="0D3328B8" w14:textId="77777777" w:rsidR="00D73EFA" w:rsidRPr="008805CA" w:rsidRDefault="00D73EFA" w:rsidP="00D73EFA">
      <w:pPr>
        <w:pStyle w:val="Paragrafoelenco"/>
        <w:numPr>
          <w:ilvl w:val="0"/>
          <w:numId w:val="33"/>
        </w:numPr>
        <w:rPr>
          <w:lang w:val="en-GB" w:eastAsia="zh-CN" w:bidi="hi-IN"/>
        </w:rPr>
      </w:pPr>
      <w:r w:rsidRPr="44035508">
        <w:rPr>
          <w:b/>
          <w:sz w:val="22"/>
          <w:szCs w:val="22"/>
          <w:lang w:val="en-GB" w:eastAsia="zh-CN" w:bidi="hi-IN"/>
        </w:rPr>
        <w:t xml:space="preserve">Graph databases: </w:t>
      </w:r>
      <w:r w:rsidRPr="44035508">
        <w:rPr>
          <w:sz w:val="22"/>
          <w:szCs w:val="22"/>
          <w:lang w:val="en-GB" w:eastAsia="zh-CN" w:bidi="hi-IN"/>
        </w:rPr>
        <w:t>at the base of this kind of databases there is the graph theory and the concept of nodes and edges. Each node corresponds to an entity and edges correspond to relations between them. They use an index-free adjacency that grants each element a pointer to its adjacent element and does not require the full indexing of the database.</w:t>
      </w:r>
    </w:p>
    <w:p w14:paraId="7EADD6EF" w14:textId="77777777" w:rsidR="00D73EFA" w:rsidRPr="008805CA" w:rsidRDefault="00D73EFA" w:rsidP="00D73EFA">
      <w:pPr>
        <w:pStyle w:val="Paragrafoelenco"/>
        <w:numPr>
          <w:ilvl w:val="0"/>
          <w:numId w:val="33"/>
        </w:numPr>
        <w:rPr>
          <w:lang w:val="en-GB" w:eastAsia="zh-CN" w:bidi="hi-IN"/>
        </w:rPr>
      </w:pPr>
      <w:r w:rsidRPr="44035508">
        <w:rPr>
          <w:b/>
          <w:sz w:val="22"/>
          <w:szCs w:val="22"/>
          <w:lang w:val="en-GB" w:eastAsia="zh-CN" w:bidi="hi-IN"/>
        </w:rPr>
        <w:t xml:space="preserve">Key-value stores: </w:t>
      </w:r>
      <w:r w:rsidRPr="44035508">
        <w:rPr>
          <w:sz w:val="22"/>
          <w:szCs w:val="22"/>
          <w:lang w:val="en-GB" w:eastAsia="zh-CN" w:bidi="hi-IN"/>
        </w:rPr>
        <w:t>based on the simple idea of a key assigned to each value, similarly to has-tables, the model of those databases usually grants higher performance, as Cassandra has proven. It is even possible, depending on the database implementation, that a key could be bound an entire collection of values.</w:t>
      </w:r>
    </w:p>
    <w:p w14:paraId="26C35598" w14:textId="11CE2145" w:rsidR="00D73EFA" w:rsidRPr="00D73EFA" w:rsidRDefault="00D73EFA" w:rsidP="00D73EFA">
      <w:pPr>
        <w:pStyle w:val="Paragrafoelenco"/>
        <w:numPr>
          <w:ilvl w:val="0"/>
          <w:numId w:val="33"/>
        </w:numPr>
        <w:rPr>
          <w:lang w:val="en-GB" w:eastAsia="zh-CN" w:bidi="hi-IN"/>
        </w:rPr>
      </w:pPr>
      <w:r w:rsidRPr="44035508">
        <w:rPr>
          <w:b/>
          <w:sz w:val="22"/>
          <w:szCs w:val="22"/>
          <w:lang w:val="en-GB" w:eastAsia="zh-CN" w:bidi="hi-IN"/>
        </w:rPr>
        <w:t>Document stores:</w:t>
      </w:r>
      <w:r>
        <w:rPr>
          <w:color w:val="000000" w:themeColor="text1"/>
          <w:lang w:val="en-GB" w:eastAsia="zh-CN" w:bidi="hi-IN"/>
        </w:rPr>
        <w:t xml:space="preserve"> </w:t>
      </w:r>
      <w:r w:rsidRPr="44035508">
        <w:rPr>
          <w:color w:val="000000" w:themeColor="text1"/>
          <w:sz w:val="22"/>
          <w:szCs w:val="22"/>
          <w:lang w:val="en-GB" w:eastAsia="zh-CN" w:bidi="hi-IN"/>
        </w:rPr>
        <w:t>this is the family which MongoDB belongs and they work around the concept “Document”. Documents are records and they are stored into tables called collections, also they usually don’t need to have the same number of fields. A great advantage of this model is the ease of data access and manipulation</w:t>
      </w:r>
      <w:r>
        <w:rPr>
          <w:lang w:val="en-GB" w:eastAsia="zh-CN" w:bidi="hi-IN"/>
        </w:rPr>
        <w:t>.</w:t>
      </w:r>
    </w:p>
    <w:p w14:paraId="28FD4942" w14:textId="035B714F" w:rsidR="00D73EFA" w:rsidRDefault="00D73EFA" w:rsidP="002423FB">
      <w:pPr>
        <w:ind w:left="1712"/>
        <w:rPr>
          <w:i/>
          <w:sz w:val="22"/>
          <w:szCs w:val="22"/>
          <w:lang w:val="en-GB" w:eastAsia="zh-CN" w:bidi="hi-IN"/>
        </w:rPr>
      </w:pPr>
      <w:r w:rsidRPr="44035508">
        <w:rPr>
          <w:sz w:val="22"/>
          <w:szCs w:val="22"/>
          <w:lang w:val="en-GB" w:eastAsia="zh-CN" w:bidi="hi-IN"/>
        </w:rPr>
        <w:t xml:space="preserve">NoSQL databases have no predefined schema and this is the core aspect of their implementation, in addition most of them does not require their records to have the same number of fields if not enforced, also called </w:t>
      </w:r>
      <w:r w:rsidRPr="44035508">
        <w:rPr>
          <w:i/>
          <w:sz w:val="22"/>
          <w:szCs w:val="22"/>
          <w:lang w:val="en-GB" w:eastAsia="zh-CN" w:bidi="hi-IN"/>
        </w:rPr>
        <w:t>Dynamic Schema.</w:t>
      </w:r>
    </w:p>
    <w:p w14:paraId="3DC61544" w14:textId="50165DC3" w:rsidR="00D73EFA" w:rsidRDefault="00D73EFA" w:rsidP="002423FB">
      <w:pPr>
        <w:ind w:left="1712"/>
        <w:rPr>
          <w:sz w:val="22"/>
          <w:szCs w:val="22"/>
          <w:lang w:val="en-GB" w:eastAsia="zh-CN" w:bidi="hi-IN"/>
        </w:rPr>
      </w:pPr>
      <w:r w:rsidRPr="44035508">
        <w:rPr>
          <w:sz w:val="22"/>
          <w:szCs w:val="22"/>
          <w:lang w:val="en-GB" w:eastAsia="zh-CN" w:bidi="hi-IN"/>
        </w:rPr>
        <w:t>The support to replication, like MongoDB’</w:t>
      </w:r>
      <w:r w:rsidR="00111560" w:rsidRPr="44035508">
        <w:rPr>
          <w:sz w:val="22"/>
          <w:szCs w:val="22"/>
          <w:lang w:val="en-GB" w:eastAsia="zh-CN" w:bidi="hi-IN"/>
        </w:rPr>
        <w:t>s ReplicaSet,</w:t>
      </w:r>
      <w:r w:rsidRPr="44035508">
        <w:rPr>
          <w:sz w:val="22"/>
          <w:szCs w:val="22"/>
          <w:lang w:val="en-GB" w:eastAsia="zh-CN" w:bidi="hi-IN"/>
        </w:rPr>
        <w:t xml:space="preserve"> </w:t>
      </w:r>
      <w:r w:rsidR="00111560" w:rsidRPr="44035508">
        <w:rPr>
          <w:sz w:val="22"/>
          <w:szCs w:val="22"/>
          <w:lang w:val="en-GB" w:eastAsia="zh-CN" w:bidi="hi-IN"/>
        </w:rPr>
        <w:t>of the primary server on many other servers provides reliability in case of failover of one of the nodes and grants no data loss in production applications.</w:t>
      </w:r>
    </w:p>
    <w:p w14:paraId="0517E486" w14:textId="3798D7AF" w:rsidR="00111560" w:rsidRDefault="00111560" w:rsidP="002423FB">
      <w:pPr>
        <w:ind w:left="1712"/>
        <w:rPr>
          <w:sz w:val="22"/>
          <w:szCs w:val="22"/>
          <w:lang w:val="en-GB" w:eastAsia="zh-CN" w:bidi="hi-IN"/>
        </w:rPr>
      </w:pPr>
      <w:r w:rsidRPr="44035508">
        <w:rPr>
          <w:sz w:val="22"/>
          <w:szCs w:val="22"/>
          <w:lang w:val="en-GB" w:eastAsia="zh-CN" w:bidi="hi-IN"/>
        </w:rPr>
        <w:t>Also, servers execute same transactions and keep their data synchronized to eliminate any errors. As is it possible to imagine, this multi-node architecture cannot fully guarantee the respect of ACID properties and might sometimes issues with synchronisation with the possible result of a secondary node to become primary with not completely up-to-date copy of the data.</w:t>
      </w:r>
    </w:p>
    <w:p w14:paraId="48B55022" w14:textId="7EA22498" w:rsidR="00111560" w:rsidRDefault="00111560" w:rsidP="002423FB">
      <w:pPr>
        <w:ind w:left="1712"/>
        <w:rPr>
          <w:sz w:val="22"/>
          <w:szCs w:val="22"/>
          <w:lang w:val="en-GB" w:eastAsia="zh-CN" w:bidi="hi-IN"/>
        </w:rPr>
      </w:pPr>
      <w:r w:rsidRPr="44035508">
        <w:rPr>
          <w:sz w:val="22"/>
          <w:szCs w:val="22"/>
          <w:lang w:val="en-GB" w:eastAsia="zh-CN" w:bidi="hi-IN"/>
        </w:rPr>
        <w:t xml:space="preserve">The absence of constraints on the </w:t>
      </w:r>
      <w:r w:rsidR="0045201C" w:rsidRPr="44035508">
        <w:rPr>
          <w:sz w:val="22"/>
          <w:szCs w:val="22"/>
          <w:lang w:val="en-GB" w:eastAsia="zh-CN" w:bidi="hi-IN"/>
        </w:rPr>
        <w:t>schema</w:t>
      </w:r>
      <w:r w:rsidRPr="44035508">
        <w:rPr>
          <w:sz w:val="22"/>
          <w:szCs w:val="22"/>
          <w:lang w:val="en-GB" w:eastAsia="zh-CN" w:bidi="hi-IN"/>
        </w:rPr>
        <w:t xml:space="preserve"> allows query to be executed faster</w:t>
      </w:r>
      <w:r w:rsidR="0045201C" w:rsidRPr="44035508">
        <w:rPr>
          <w:sz w:val="22"/>
          <w:szCs w:val="22"/>
          <w:lang w:val="en-GB" w:eastAsia="zh-CN" w:bidi="hi-IN"/>
        </w:rPr>
        <w:t xml:space="preserve"> and the need of expensive joins on the collections, but when it comes to execute complex queries NoSQL databases performance fall if they are not well </w:t>
      </w:r>
      <w:del w:id="60" w:author="Alberto Montresor" w:date="2017-02-22T06:42:00Z">
        <w:r w:rsidR="0045201C" w:rsidRPr="44035508" w:rsidDel="00265519">
          <w:rPr>
            <w:sz w:val="22"/>
            <w:szCs w:val="22"/>
            <w:lang w:val="en-GB" w:eastAsia="zh-CN" w:bidi="hi-IN"/>
          </w:rPr>
          <w:delText>configurated</w:delText>
        </w:r>
      </w:del>
      <w:ins w:id="61" w:author="Alberto Montresor" w:date="2017-02-22T06:42:00Z">
        <w:r w:rsidR="00265519">
          <w:rPr>
            <w:sz w:val="22"/>
            <w:szCs w:val="22"/>
            <w:lang w:val="en-GB" w:eastAsia="zh-CN" w:bidi="hi-IN"/>
          </w:rPr>
          <w:t>configured</w:t>
        </w:r>
      </w:ins>
      <w:r w:rsidR="0045201C" w:rsidRPr="44035508">
        <w:rPr>
          <w:sz w:val="22"/>
          <w:szCs w:val="22"/>
          <w:lang w:val="en-GB" w:eastAsia="zh-CN" w:bidi="hi-IN"/>
        </w:rPr>
        <w:t>.</w:t>
      </w:r>
    </w:p>
    <w:p w14:paraId="7EB24779" w14:textId="37580891" w:rsidR="0045201C" w:rsidRDefault="0045201C" w:rsidP="002423FB">
      <w:pPr>
        <w:ind w:left="1712"/>
        <w:rPr>
          <w:sz w:val="22"/>
          <w:szCs w:val="22"/>
          <w:lang w:val="en-GB" w:eastAsia="zh-CN" w:bidi="hi-IN"/>
        </w:rPr>
      </w:pPr>
      <w:r w:rsidRPr="44035508">
        <w:rPr>
          <w:sz w:val="22"/>
          <w:szCs w:val="22"/>
          <w:lang w:val="en-GB" w:eastAsia="zh-CN" w:bidi="hi-IN"/>
        </w:rPr>
        <w:t>It is then important to provide a good configuration of the architecture in order make the most of the strengths of those databases.</w:t>
      </w:r>
    </w:p>
    <w:p w14:paraId="474D81E9" w14:textId="1E232C3E" w:rsidR="00D037A9" w:rsidRPr="00771D05" w:rsidRDefault="00D037A9" w:rsidP="00D037A9">
      <w:pPr>
        <w:pStyle w:val="Titolo3"/>
        <w:rPr>
          <w:color w:val="000000" w:themeColor="text1"/>
          <w:lang w:val="en-GB" w:eastAsia="zh-CN" w:bidi="hi-IN"/>
        </w:rPr>
      </w:pPr>
      <w:bookmarkStart w:id="62" w:name="_Toc475293614"/>
      <w:r w:rsidRPr="00771D05">
        <w:rPr>
          <w:color w:val="000000" w:themeColor="text1"/>
          <w:lang w:val="en-GB" w:eastAsia="zh-CN" w:bidi="hi-IN"/>
        </w:rPr>
        <w:t>The CAP Theorem</w:t>
      </w:r>
      <w:bookmarkEnd w:id="62"/>
    </w:p>
    <w:p w14:paraId="2AE9C59C" w14:textId="5101D16F" w:rsidR="00C43FAA" w:rsidRPr="004039C3" w:rsidRDefault="004039C3" w:rsidP="00C43FAA">
      <w:pPr>
        <w:ind w:left="1712"/>
        <w:rPr>
          <w:color w:val="FF0000"/>
          <w:sz w:val="22"/>
          <w:szCs w:val="22"/>
          <w:lang w:val="en-GB" w:eastAsia="zh-CN" w:bidi="hi-IN"/>
        </w:rPr>
      </w:pPr>
      <w:r w:rsidRPr="44035508">
        <w:rPr>
          <w:color w:val="FF0000"/>
          <w:sz w:val="22"/>
          <w:szCs w:val="22"/>
          <w:lang w:val="en-GB" w:eastAsia="zh-CN" w:bidi="hi-IN"/>
        </w:rPr>
        <w:t>// Definition of the cap theorem and how NoSQL doesn’t follow it entirely</w:t>
      </w:r>
    </w:p>
    <w:p w14:paraId="416FC624" w14:textId="4F35B02A" w:rsidR="00CB6A4E" w:rsidRPr="00BF5167" w:rsidRDefault="00C43FAA" w:rsidP="00CB6A4E">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GB" w:eastAsia="zh-CN" w:bidi="hi-IN"/>
        </w:rPr>
      </w:pPr>
      <w:r>
        <w:rPr>
          <w:b/>
          <w:bCs/>
          <w:color w:val="000000" w:themeColor="text1"/>
          <w:kern w:val="3"/>
          <w:sz w:val="28"/>
          <w:szCs w:val="28"/>
          <w:lang w:val="en-GB" w:eastAsia="zh-CN" w:bidi="hi-IN"/>
        </w:rPr>
        <w:lastRenderedPageBreak/>
        <w:t xml:space="preserve"> </w:t>
      </w:r>
      <w:bookmarkStart w:id="63" w:name="_Toc475293615"/>
      <w:r w:rsidR="00CB6A4E" w:rsidRPr="00BF5167">
        <w:rPr>
          <w:b/>
          <w:bCs/>
          <w:color w:val="000000" w:themeColor="text1"/>
          <w:kern w:val="3"/>
          <w:sz w:val="28"/>
          <w:szCs w:val="28"/>
          <w:lang w:val="en-GB" w:eastAsia="zh-CN" w:bidi="hi-IN"/>
        </w:rPr>
        <w:t>NoSQL: a brief panoramic over the actual situation</w:t>
      </w:r>
      <w:bookmarkEnd w:id="63"/>
    </w:p>
    <w:p w14:paraId="78111B15" w14:textId="62D72569" w:rsidR="00CB6A4E" w:rsidRDefault="00CB6A4E" w:rsidP="00CB6A4E">
      <w:pPr>
        <w:pStyle w:val="Titolo3"/>
        <w:rPr>
          <w:color w:val="000000" w:themeColor="text1"/>
          <w:lang w:val="en-GB" w:eastAsia="zh-CN" w:bidi="hi-IN"/>
        </w:rPr>
      </w:pPr>
      <w:bookmarkStart w:id="64" w:name="_Toc475293616"/>
      <w:r w:rsidRPr="00BF5167">
        <w:rPr>
          <w:color w:val="000000" w:themeColor="text1"/>
          <w:lang w:val="en-GB" w:eastAsia="zh-CN" w:bidi="hi-IN"/>
        </w:rPr>
        <w:t>MongoDB</w:t>
      </w:r>
      <w:bookmarkEnd w:id="64"/>
    </w:p>
    <w:p w14:paraId="132985CA" w14:textId="02BF9952" w:rsidR="0016405F" w:rsidRDefault="0016405F" w:rsidP="0016405F">
      <w:pPr>
        <w:ind w:left="1712"/>
        <w:rPr>
          <w:sz w:val="22"/>
          <w:szCs w:val="22"/>
          <w:lang w:val="en-GB" w:eastAsia="zh-CN" w:bidi="hi-IN"/>
        </w:rPr>
      </w:pPr>
      <w:r w:rsidRPr="44035508">
        <w:rPr>
          <w:sz w:val="22"/>
          <w:szCs w:val="22"/>
          <w:lang w:val="en-GB" w:eastAsia="zh-CN" w:bidi="hi-IN"/>
        </w:rPr>
        <w:t>MongoDB is a document-oriented DBMS</w:t>
      </w:r>
      <w:r w:rsidR="00354835" w:rsidRPr="44035508">
        <w:rPr>
          <w:sz w:val="22"/>
          <w:szCs w:val="22"/>
          <w:lang w:val="en-GB" w:eastAsia="zh-CN" w:bidi="hi-IN"/>
        </w:rPr>
        <w:t xml:space="preserve"> that uses a JSON-style documents called BSON, making data integration from certain kind of applications easier and faster.</w:t>
      </w:r>
    </w:p>
    <w:p w14:paraId="0B698156" w14:textId="4E82ABBF" w:rsidR="00354835" w:rsidRDefault="00354835" w:rsidP="0016405F">
      <w:pPr>
        <w:ind w:left="1712"/>
        <w:rPr>
          <w:sz w:val="22"/>
          <w:szCs w:val="22"/>
          <w:lang w:val="en-GB" w:eastAsia="zh-CN" w:bidi="hi-IN"/>
        </w:rPr>
      </w:pPr>
      <w:r w:rsidRPr="44035508">
        <w:rPr>
          <w:sz w:val="22"/>
          <w:szCs w:val="22"/>
          <w:lang w:val="en-GB" w:eastAsia="zh-CN" w:bidi="hi-IN"/>
        </w:rPr>
        <w:t>Originally developed as a component of a bigger software, it then became open source in 2009 under the supervision of MongoDB Inc. company.</w:t>
      </w:r>
    </w:p>
    <w:p w14:paraId="0603923C" w14:textId="162DEBC2" w:rsidR="00354835" w:rsidRDefault="00354835" w:rsidP="0016405F">
      <w:pPr>
        <w:ind w:left="1712"/>
        <w:rPr>
          <w:sz w:val="22"/>
          <w:szCs w:val="22"/>
          <w:lang w:val="en-GB" w:eastAsia="zh-CN" w:bidi="hi-IN"/>
        </w:rPr>
      </w:pPr>
      <w:r w:rsidRPr="44035508">
        <w:rPr>
          <w:sz w:val="22"/>
          <w:szCs w:val="22"/>
          <w:lang w:val="en-GB" w:eastAsia="zh-CN" w:bidi="hi-IN"/>
        </w:rPr>
        <w:t>It offers support for many programming languages such as Java, C++, Python and many others and it’s being used as backed from a large number of web sites and services like eBay, Foursquare, NYTimes among the others.</w:t>
      </w:r>
    </w:p>
    <w:p w14:paraId="5D0567E0" w14:textId="4B99C707" w:rsidR="00D73EFA" w:rsidRPr="00D73EFA" w:rsidRDefault="00354835" w:rsidP="0016405F">
      <w:pPr>
        <w:ind w:left="1712"/>
        <w:rPr>
          <w:sz w:val="22"/>
          <w:szCs w:val="22"/>
          <w:lang w:val="en-GB" w:eastAsia="zh-CN" w:bidi="hi-IN"/>
        </w:rPr>
      </w:pPr>
      <w:r w:rsidRPr="44035508">
        <w:rPr>
          <w:sz w:val="22"/>
          <w:szCs w:val="22"/>
          <w:lang w:val="en-GB" w:eastAsia="zh-CN" w:bidi="hi-IN"/>
        </w:rPr>
        <w:t xml:space="preserve">As db-engines.com reports, it is the most popular NoSQL database </w:t>
      </w:r>
      <w:r w:rsidR="00416571" w:rsidRPr="44035508">
        <w:rPr>
          <w:sz w:val="22"/>
          <w:szCs w:val="22"/>
          <w:lang w:val="en-GB" w:eastAsia="zh-CN" w:bidi="hi-IN"/>
        </w:rPr>
        <w:t>now</w:t>
      </w:r>
      <w:r w:rsidRPr="44035508">
        <w:rPr>
          <w:sz w:val="22"/>
          <w:szCs w:val="22"/>
          <w:lang w:val="en-GB" w:eastAsia="zh-CN" w:bidi="hi-IN"/>
        </w:rPr>
        <w:t>.</w:t>
      </w:r>
    </w:p>
    <w:p w14:paraId="4348E3D3" w14:textId="26C3A182" w:rsidR="00CB6A4E" w:rsidRDefault="00CB6A4E" w:rsidP="00CB6A4E">
      <w:pPr>
        <w:pStyle w:val="Titolo3"/>
        <w:rPr>
          <w:color w:val="000000" w:themeColor="text1"/>
          <w:lang w:val="en-GB" w:eastAsia="zh-CN" w:bidi="hi-IN"/>
        </w:rPr>
      </w:pPr>
      <w:bookmarkStart w:id="65" w:name="_Toc475293617"/>
      <w:r w:rsidRPr="00BF5167">
        <w:rPr>
          <w:color w:val="000000" w:themeColor="text1"/>
          <w:lang w:val="en-GB" w:eastAsia="zh-CN" w:bidi="hi-IN"/>
        </w:rPr>
        <w:t>Apache Cassandra</w:t>
      </w:r>
      <w:bookmarkEnd w:id="65"/>
    </w:p>
    <w:p w14:paraId="5CDF7F49" w14:textId="1F90C30F" w:rsidR="00354835" w:rsidRDefault="00354835" w:rsidP="00354835">
      <w:pPr>
        <w:ind w:left="1712"/>
        <w:rPr>
          <w:sz w:val="22"/>
          <w:szCs w:val="22"/>
          <w:lang w:val="en-GB" w:eastAsia="zh-CN" w:bidi="hi-IN"/>
        </w:rPr>
      </w:pPr>
      <w:r w:rsidRPr="44035508">
        <w:rPr>
          <w:sz w:val="22"/>
          <w:szCs w:val="22"/>
          <w:lang w:val="en-GB" w:eastAsia="zh-CN" w:bidi="hi-IN"/>
        </w:rPr>
        <w:t>Another open-source project is Apache Cassandra, developed at Facebook in 2007 to improve the research of the internal mail system and then entered in the Incubator project from Apache in 2008 where it begun its growth as DBMS.</w:t>
      </w:r>
    </w:p>
    <w:p w14:paraId="62C33B00" w14:textId="0BCFF02C" w:rsidR="00416571" w:rsidRDefault="00416571" w:rsidP="00354835">
      <w:pPr>
        <w:ind w:left="1712"/>
        <w:rPr>
          <w:sz w:val="22"/>
          <w:szCs w:val="22"/>
          <w:lang w:val="en-GB" w:eastAsia="zh-CN" w:bidi="hi-IN"/>
        </w:rPr>
      </w:pPr>
      <w:r w:rsidRPr="44035508">
        <w:rPr>
          <w:sz w:val="22"/>
          <w:szCs w:val="22"/>
          <w:lang w:val="en-GB" w:eastAsia="zh-CN" w:bidi="hi-IN"/>
        </w:rPr>
        <w:t>Like</w:t>
      </w:r>
      <w:r w:rsidR="00354835" w:rsidRPr="44035508">
        <w:rPr>
          <w:sz w:val="22"/>
          <w:szCs w:val="22"/>
          <w:lang w:val="en-GB" w:eastAsia="zh-CN" w:bidi="hi-IN"/>
        </w:rPr>
        <w:t xml:space="preserve"> Big Tables it offers a key-value storage structure with eventual consistency. Each keys correspond to a value and all the values are grouped in families of columns</w:t>
      </w:r>
      <w:r w:rsidRPr="44035508">
        <w:rPr>
          <w:sz w:val="22"/>
          <w:szCs w:val="22"/>
          <w:lang w:val="en-GB" w:eastAsia="zh-CN" w:bidi="hi-IN"/>
        </w:rPr>
        <w:t>. Families are defined when the database is created and Cassandra adopts an hybrid approach between DBMS oriented to columns and memorization oriented to rows.</w:t>
      </w:r>
    </w:p>
    <w:p w14:paraId="0F97DE4F" w14:textId="51AA68C2" w:rsidR="00354835" w:rsidRPr="00354835" w:rsidRDefault="00416571" w:rsidP="00354835">
      <w:pPr>
        <w:ind w:left="1712"/>
        <w:rPr>
          <w:lang w:val="en-GB" w:eastAsia="zh-CN" w:bidi="hi-IN"/>
        </w:rPr>
      </w:pPr>
      <w:r w:rsidRPr="44035508">
        <w:rPr>
          <w:sz w:val="22"/>
          <w:szCs w:val="22"/>
          <w:lang w:val="en-GB" w:eastAsia="zh-CN" w:bidi="hi-IN"/>
        </w:rPr>
        <w:t>Other famous sites than Facebook that uses Cassandra are Twitter and Digg, and many benchmark tests, in terms of performance and scalability confirms Cassandra as the best NoSQL database in the current scenario.</w:t>
      </w:r>
    </w:p>
    <w:p w14:paraId="5E58DE68" w14:textId="76A24C12" w:rsidR="00CB6A4E" w:rsidRDefault="00CB6A4E" w:rsidP="00CB6A4E">
      <w:pPr>
        <w:pStyle w:val="Titolo3"/>
        <w:rPr>
          <w:color w:val="000000" w:themeColor="text1"/>
          <w:lang w:val="en-GB" w:eastAsia="zh-CN" w:bidi="hi-IN"/>
        </w:rPr>
      </w:pPr>
      <w:bookmarkStart w:id="66" w:name="_Toc475293618"/>
      <w:r w:rsidRPr="00BF5167">
        <w:rPr>
          <w:color w:val="000000" w:themeColor="text1"/>
          <w:lang w:val="en-GB" w:eastAsia="zh-CN" w:bidi="hi-IN"/>
        </w:rPr>
        <w:t>Google Big Table</w:t>
      </w:r>
      <w:bookmarkEnd w:id="66"/>
    </w:p>
    <w:p w14:paraId="5ED617A2" w14:textId="5C92AAF4" w:rsidR="005B2FE0" w:rsidRDefault="002D69A4" w:rsidP="005B2FE0">
      <w:pPr>
        <w:ind w:left="1712"/>
        <w:rPr>
          <w:sz w:val="22"/>
          <w:szCs w:val="22"/>
          <w:lang w:val="en-GB" w:eastAsia="zh-CN" w:bidi="hi-IN"/>
        </w:rPr>
      </w:pPr>
      <w:r w:rsidRPr="44035508">
        <w:rPr>
          <w:sz w:val="22"/>
          <w:szCs w:val="22"/>
          <w:lang w:val="en-GB" w:eastAsia="zh-CN" w:bidi="hi-IN"/>
        </w:rPr>
        <w:t xml:space="preserve">Big Table is the proprietary </w:t>
      </w:r>
      <w:r w:rsidR="005B2FE0" w:rsidRPr="44035508">
        <w:rPr>
          <w:sz w:val="22"/>
          <w:szCs w:val="22"/>
          <w:lang w:val="en-GB" w:eastAsia="zh-CN" w:bidi="hi-IN"/>
        </w:rPr>
        <w:t xml:space="preserve">database system of Google, developed back in 2004 and build on Google File System (GFS). It shares the </w:t>
      </w:r>
      <w:r w:rsidRPr="44035508">
        <w:rPr>
          <w:sz w:val="22"/>
          <w:szCs w:val="22"/>
          <w:lang w:val="en-GB" w:eastAsia="zh-CN" w:bidi="hi-IN"/>
        </w:rPr>
        <w:t>characteristics</w:t>
      </w:r>
      <w:r w:rsidR="005B2FE0" w:rsidRPr="44035508">
        <w:rPr>
          <w:sz w:val="22"/>
          <w:szCs w:val="22"/>
          <w:lang w:val="en-GB" w:eastAsia="zh-CN" w:bidi="hi-IN"/>
        </w:rPr>
        <w:t xml:space="preserve"> both of row-oriented databases and column-oriented databases. Google decided to develop its own database with the purpose of scalability and better control over </w:t>
      </w:r>
      <w:r w:rsidRPr="44035508">
        <w:rPr>
          <w:sz w:val="22"/>
          <w:szCs w:val="22"/>
          <w:lang w:val="en-GB" w:eastAsia="zh-CN" w:bidi="hi-IN"/>
        </w:rPr>
        <w:t>performance</w:t>
      </w:r>
      <w:r w:rsidR="005B2FE0" w:rsidRPr="44035508">
        <w:rPr>
          <w:sz w:val="22"/>
          <w:szCs w:val="22"/>
          <w:lang w:val="en-GB" w:eastAsia="zh-CN" w:bidi="hi-IN"/>
        </w:rPr>
        <w:t xml:space="preserve">: in fact it’s designed to support a data-load of petabytes over thousands of </w:t>
      </w:r>
      <w:r w:rsidRPr="44035508">
        <w:rPr>
          <w:sz w:val="22"/>
          <w:szCs w:val="22"/>
          <w:lang w:val="en-GB" w:eastAsia="zh-CN" w:bidi="hi-IN"/>
        </w:rPr>
        <w:t>machines</w:t>
      </w:r>
      <w:r w:rsidR="005B2FE0" w:rsidRPr="44035508">
        <w:rPr>
          <w:sz w:val="22"/>
          <w:szCs w:val="22"/>
          <w:lang w:val="en-GB" w:eastAsia="zh-CN" w:bidi="hi-IN"/>
        </w:rPr>
        <w:t>.</w:t>
      </w:r>
    </w:p>
    <w:p w14:paraId="55B7428B" w14:textId="6698DB9C" w:rsidR="005B2FE0" w:rsidRDefault="002D69A4" w:rsidP="005B2FE0">
      <w:pPr>
        <w:ind w:left="1712"/>
        <w:rPr>
          <w:sz w:val="22"/>
          <w:szCs w:val="22"/>
          <w:lang w:val="en-GB" w:eastAsia="zh-CN" w:bidi="hi-IN"/>
        </w:rPr>
      </w:pPr>
      <w:r w:rsidRPr="44035508">
        <w:rPr>
          <w:sz w:val="22"/>
          <w:szCs w:val="22"/>
          <w:lang w:val="en-GB" w:eastAsia="zh-CN" w:bidi="hi-IN"/>
        </w:rPr>
        <w:t>Big Table supports many Google applications</w:t>
      </w:r>
      <w:r w:rsidR="005B2FE0" w:rsidRPr="44035508">
        <w:rPr>
          <w:sz w:val="22"/>
          <w:szCs w:val="22"/>
          <w:lang w:val="en-GB" w:eastAsia="zh-CN" w:bidi="hi-IN"/>
        </w:rPr>
        <w:t xml:space="preserve"> such as Reader, Maps, Books,</w:t>
      </w:r>
      <w:r w:rsidRPr="44035508">
        <w:rPr>
          <w:sz w:val="22"/>
          <w:szCs w:val="22"/>
          <w:lang w:val="en-GB" w:eastAsia="zh-CN" w:bidi="hi-IN"/>
        </w:rPr>
        <w:t xml:space="preserve"> </w:t>
      </w:r>
      <w:r w:rsidR="005B2FE0" w:rsidRPr="44035508">
        <w:rPr>
          <w:sz w:val="22"/>
          <w:szCs w:val="22"/>
          <w:lang w:val="en-GB" w:eastAsia="zh-CN" w:bidi="hi-IN"/>
        </w:rPr>
        <w:t>Ear</w:t>
      </w:r>
      <w:r w:rsidRPr="44035508">
        <w:rPr>
          <w:sz w:val="22"/>
          <w:szCs w:val="22"/>
          <w:lang w:val="en-GB" w:eastAsia="zh-CN" w:bidi="hi-IN"/>
        </w:rPr>
        <w:t>t</w:t>
      </w:r>
      <w:r w:rsidR="005B2FE0" w:rsidRPr="44035508">
        <w:rPr>
          <w:sz w:val="22"/>
          <w:szCs w:val="22"/>
          <w:lang w:val="en-GB" w:eastAsia="zh-CN" w:bidi="hi-IN"/>
        </w:rPr>
        <w:t>h, Gmail</w:t>
      </w:r>
      <w:r w:rsidRPr="44035508">
        <w:rPr>
          <w:sz w:val="22"/>
          <w:szCs w:val="22"/>
          <w:lang w:val="en-GB" w:eastAsia="zh-CN" w:bidi="hi-IN"/>
        </w:rPr>
        <w:t xml:space="preserve"> and even YouT</w:t>
      </w:r>
      <w:r w:rsidR="005B2FE0" w:rsidRPr="44035508">
        <w:rPr>
          <w:sz w:val="22"/>
          <w:szCs w:val="22"/>
          <w:lang w:val="en-GB" w:eastAsia="zh-CN" w:bidi="hi-IN"/>
        </w:rPr>
        <w:t>ube.</w:t>
      </w:r>
    </w:p>
    <w:p w14:paraId="76056E63" w14:textId="1AC8A382" w:rsidR="005B2FE0" w:rsidRPr="005B2FE0" w:rsidRDefault="002D69A4" w:rsidP="005B2FE0">
      <w:pPr>
        <w:ind w:left="1712"/>
        <w:rPr>
          <w:lang w:val="en-GB" w:eastAsia="zh-CN" w:bidi="hi-IN"/>
        </w:rPr>
      </w:pPr>
      <w:r w:rsidRPr="44035508">
        <w:rPr>
          <w:sz w:val="22"/>
          <w:szCs w:val="22"/>
          <w:lang w:val="en-GB" w:eastAsia="zh-CN" w:bidi="hi-IN"/>
        </w:rPr>
        <w:t>Google announced</w:t>
      </w:r>
      <w:r w:rsidR="005B2FE0" w:rsidRPr="44035508">
        <w:rPr>
          <w:sz w:val="22"/>
          <w:szCs w:val="22"/>
          <w:lang w:val="en-GB" w:eastAsia="zh-CN" w:bidi="hi-IN"/>
        </w:rPr>
        <w:t xml:space="preserve"> a new version called Google Cloud Bigtable</w:t>
      </w:r>
      <w:r w:rsidRPr="44035508">
        <w:rPr>
          <w:sz w:val="22"/>
          <w:szCs w:val="22"/>
          <w:lang w:val="en-GB" w:eastAsia="zh-CN" w:bidi="hi-IN"/>
        </w:rPr>
        <w:t>,</w:t>
      </w:r>
      <w:r w:rsidR="005B2FE0" w:rsidRPr="44035508">
        <w:rPr>
          <w:sz w:val="22"/>
          <w:szCs w:val="22"/>
          <w:lang w:val="en-GB" w:eastAsia="zh-CN" w:bidi="hi-IN"/>
        </w:rPr>
        <w:t xml:space="preserve"> actually in beta</w:t>
      </w:r>
      <w:r w:rsidRPr="44035508">
        <w:rPr>
          <w:sz w:val="22"/>
          <w:szCs w:val="22"/>
          <w:lang w:val="en-GB" w:eastAsia="zh-CN" w:bidi="hi-IN"/>
        </w:rPr>
        <w:t>, that will be distributed as public version of Big Table.</w:t>
      </w:r>
    </w:p>
    <w:p w14:paraId="125923EF" w14:textId="0F55CC97" w:rsidR="00CB6A4E" w:rsidRDefault="00CB6A4E" w:rsidP="00CB6A4E">
      <w:pPr>
        <w:pStyle w:val="Titolo3"/>
        <w:rPr>
          <w:color w:val="000000" w:themeColor="text1"/>
          <w:lang w:val="en-GB" w:eastAsia="zh-CN" w:bidi="hi-IN"/>
        </w:rPr>
      </w:pPr>
      <w:bookmarkStart w:id="67" w:name="_Toc475293619"/>
      <w:r w:rsidRPr="00BF5167">
        <w:rPr>
          <w:color w:val="000000" w:themeColor="text1"/>
          <w:lang w:val="en-GB" w:eastAsia="zh-CN" w:bidi="hi-IN"/>
        </w:rPr>
        <w:t>Amazon Dynamo</w:t>
      </w:r>
      <w:r w:rsidR="00BB0FCD">
        <w:rPr>
          <w:color w:val="000000" w:themeColor="text1"/>
          <w:lang w:val="en-GB" w:eastAsia="zh-CN" w:bidi="hi-IN"/>
        </w:rPr>
        <w:t>DB</w:t>
      </w:r>
      <w:bookmarkEnd w:id="67"/>
    </w:p>
    <w:p w14:paraId="3BCA1305" w14:textId="35500FB2" w:rsidR="009D3E3A" w:rsidRDefault="00BB0FCD" w:rsidP="009D3E3A">
      <w:pPr>
        <w:ind w:left="1712"/>
        <w:rPr>
          <w:sz w:val="22"/>
          <w:szCs w:val="22"/>
          <w:lang w:val="en-GB" w:eastAsia="zh-CN" w:bidi="hi-IN"/>
        </w:rPr>
      </w:pPr>
      <w:r w:rsidRPr="44035508">
        <w:rPr>
          <w:sz w:val="22"/>
          <w:szCs w:val="22"/>
          <w:lang w:val="en-GB" w:eastAsia="zh-CN" w:bidi="hi-IN"/>
        </w:rPr>
        <w:t>Amazon DynamoDB is the proprietary database system of Amazon available for developers since 2012, build on the model of Dynamo but with a different implementation and offered as a part of the Amazon Web Services portfolio. The particularity is that DynamoDB allows developer to purchase a service based on the desired throughput rather than the storage, that will be increased by the administrators of the system if needed.</w:t>
      </w:r>
    </w:p>
    <w:p w14:paraId="5B76E4F9" w14:textId="61231E2D" w:rsidR="00BB0FCD" w:rsidRDefault="00BB0FCD" w:rsidP="009D3E3A">
      <w:pPr>
        <w:ind w:left="1712"/>
        <w:rPr>
          <w:sz w:val="22"/>
          <w:szCs w:val="22"/>
          <w:lang w:val="en-GB" w:eastAsia="zh-CN" w:bidi="hi-IN"/>
        </w:rPr>
      </w:pPr>
      <w:r w:rsidRPr="44035508">
        <w:rPr>
          <w:sz w:val="22"/>
          <w:szCs w:val="22"/>
          <w:lang w:val="en-GB" w:eastAsia="zh-CN" w:bidi="hi-IN"/>
        </w:rPr>
        <w:t>Many programming languages have a DynamoDB binding, including Java, Node.js, Python</w:t>
      </w:r>
      <w:r w:rsidR="00A41FD0" w:rsidRPr="44035508">
        <w:rPr>
          <w:sz w:val="22"/>
          <w:szCs w:val="22"/>
          <w:lang w:val="en-GB" w:eastAsia="zh-CN" w:bidi="hi-IN"/>
        </w:rPr>
        <w:t>, Perl and C#.</w:t>
      </w:r>
    </w:p>
    <w:p w14:paraId="1B49805D" w14:textId="6BDA0CB5" w:rsidR="00A41FD0" w:rsidRPr="009D3E3A" w:rsidRDefault="00A41FD0" w:rsidP="009D3E3A">
      <w:pPr>
        <w:ind w:left="1712"/>
        <w:rPr>
          <w:lang w:val="en-GB" w:eastAsia="zh-CN" w:bidi="hi-IN"/>
        </w:rPr>
      </w:pPr>
      <w:r w:rsidRPr="44035508">
        <w:rPr>
          <w:sz w:val="22"/>
          <w:szCs w:val="22"/>
          <w:lang w:val="en-GB" w:eastAsia="zh-CN" w:bidi="hi-IN"/>
        </w:rPr>
        <w:t>Most of the Amazon services uses DynamoDB as storage system.</w:t>
      </w:r>
    </w:p>
    <w:p w14:paraId="442F08C6" w14:textId="77777777" w:rsidR="009D3E3A" w:rsidRPr="009D3E3A" w:rsidRDefault="009D3E3A" w:rsidP="009D3E3A">
      <w:pPr>
        <w:rPr>
          <w:lang w:val="en-GB" w:eastAsia="zh-CN" w:bidi="hi-IN"/>
        </w:rPr>
      </w:pPr>
    </w:p>
    <w:p w14:paraId="23B01348" w14:textId="1CD0C200" w:rsidR="00CB6A4E" w:rsidRDefault="00CB6A4E" w:rsidP="00E25E02">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GB" w:eastAsia="zh-CN" w:bidi="hi-IN"/>
        </w:rPr>
      </w:pPr>
      <w:r>
        <w:rPr>
          <w:b/>
          <w:bCs/>
          <w:color w:val="000000" w:themeColor="text1"/>
          <w:kern w:val="3"/>
          <w:sz w:val="28"/>
          <w:szCs w:val="28"/>
          <w:lang w:val="en-GB" w:eastAsia="zh-CN" w:bidi="hi-IN"/>
        </w:rPr>
        <w:t xml:space="preserve"> </w:t>
      </w:r>
      <w:bookmarkStart w:id="68" w:name="_Toc475293620"/>
      <w:r>
        <w:rPr>
          <w:b/>
          <w:bCs/>
          <w:color w:val="000000" w:themeColor="text1"/>
          <w:kern w:val="3"/>
          <w:sz w:val="28"/>
          <w:szCs w:val="28"/>
          <w:lang w:val="en-GB" w:eastAsia="zh-CN" w:bidi="hi-IN"/>
        </w:rPr>
        <w:t>NoSQL vs Relational Databases: advantages and disadvantages</w:t>
      </w:r>
      <w:bookmarkEnd w:id="68"/>
    </w:p>
    <w:p w14:paraId="544266A8" w14:textId="3B63DB02" w:rsidR="00B9213E" w:rsidRPr="00B9213E" w:rsidRDefault="00CB6A4E" w:rsidP="00B9213E">
      <w:pPr>
        <w:keepNext/>
        <w:widowControl w:val="0"/>
        <w:numPr>
          <w:ilvl w:val="0"/>
          <w:numId w:val="8"/>
        </w:numPr>
        <w:tabs>
          <w:tab w:val="num" w:pos="360"/>
        </w:tabs>
        <w:suppressAutoHyphens/>
        <w:autoSpaceDN w:val="0"/>
        <w:spacing w:before="850" w:after="29" w:line="480" w:lineRule="auto"/>
        <w:ind w:left="0" w:firstLine="0"/>
        <w:textAlignment w:val="baseline"/>
        <w:outlineLvl w:val="0"/>
        <w:rPr>
          <w:b/>
          <w:color w:val="000000" w:themeColor="text1"/>
          <w:sz w:val="28"/>
          <w:szCs w:val="28"/>
          <w:lang w:val="en-US" w:eastAsia="zh-CN" w:bidi="hi-IN"/>
        </w:rPr>
      </w:pPr>
      <w:bookmarkStart w:id="69" w:name="_Toc475293621"/>
      <w:r>
        <w:rPr>
          <w:b/>
          <w:bCs/>
          <w:color w:val="000000" w:themeColor="text1"/>
          <w:kern w:val="3"/>
          <w:sz w:val="28"/>
          <w:szCs w:val="28"/>
          <w:lang w:val="en-US" w:eastAsia="zh-CN" w:bidi="hi-IN"/>
        </w:rPr>
        <w:t>The choice</w:t>
      </w:r>
      <w:bookmarkEnd w:id="69"/>
    </w:p>
    <w:p w14:paraId="76612F6B" w14:textId="6FA05E9B" w:rsidR="002476E3" w:rsidRDefault="00B9213E" w:rsidP="00A40D55">
      <w:pPr>
        <w:pStyle w:val="Titolo2"/>
        <w:rPr>
          <w:rFonts w:ascii="Times New Roman" w:eastAsia="Times New Roman" w:hAnsi="Times New Roman" w:cs="Times New Roman"/>
          <w:b/>
          <w:color w:val="000000" w:themeColor="text1"/>
          <w:sz w:val="28"/>
          <w:szCs w:val="28"/>
          <w:lang w:val="en-US" w:eastAsia="zh-CN" w:bidi="hi-IN"/>
        </w:rPr>
      </w:pPr>
      <w:bookmarkStart w:id="70" w:name="_Toc475293622"/>
      <w:r w:rsidRPr="44035508">
        <w:rPr>
          <w:rFonts w:ascii="Times New Roman" w:eastAsia="Times New Roman" w:hAnsi="Times New Roman" w:cs="Times New Roman"/>
          <w:b/>
          <w:color w:val="000000" w:themeColor="text1"/>
          <w:kern w:val="3"/>
          <w:sz w:val="28"/>
          <w:szCs w:val="28"/>
          <w:lang w:val="en-US" w:eastAsia="zh-CN" w:bidi="hi-IN"/>
        </w:rPr>
        <w:t>MongoDB</w:t>
      </w:r>
      <w:bookmarkEnd w:id="70"/>
    </w:p>
    <w:p w14:paraId="1A2667C8" w14:textId="77777777" w:rsidR="00B9213E" w:rsidRPr="00B9213E" w:rsidRDefault="00B9213E" w:rsidP="00B9213E">
      <w:pPr>
        <w:ind w:left="576"/>
        <w:rPr>
          <w:sz w:val="22"/>
          <w:szCs w:val="22"/>
          <w:lang w:val="en-US" w:eastAsia="zh-CN" w:bidi="hi-IN"/>
        </w:rPr>
      </w:pPr>
      <w:r w:rsidRPr="00B9213E">
        <w:rPr>
          <w:sz w:val="22"/>
          <w:szCs w:val="22"/>
          <w:lang w:val="en-US" w:eastAsia="zh-CN" w:bidi="hi-IN"/>
        </w:rPr>
        <w:t>In evaluating which NoSQL technology could be the best for our company there was not only the aim for the best performance, but also the ease of use and understandability of the product as we had no real expert in this field and this is probably the main reason that made us put Cassandra as secondary makeshift in the evaluation.</w:t>
      </w:r>
    </w:p>
    <w:p w14:paraId="4E68303B" w14:textId="77777777" w:rsidR="00B9213E" w:rsidRPr="00B9213E" w:rsidRDefault="00B9213E" w:rsidP="00B9213E">
      <w:pPr>
        <w:ind w:left="576"/>
        <w:rPr>
          <w:sz w:val="22"/>
          <w:szCs w:val="22"/>
          <w:lang w:val="en-US" w:eastAsia="zh-CN" w:bidi="hi-IN"/>
        </w:rPr>
      </w:pPr>
      <w:r w:rsidRPr="00B9213E">
        <w:rPr>
          <w:sz w:val="22"/>
          <w:szCs w:val="22"/>
          <w:lang w:val="en-US" w:eastAsia="zh-CN" w:bidi="hi-IN"/>
        </w:rPr>
        <w:t>Thanks to his functionalities Mongo was the first choice for evaluation, its JSON-like format for data (aka BSON) and the easy configuration of the database made him the perfect candidate.</w:t>
      </w:r>
    </w:p>
    <w:p w14:paraId="0E0F39B4" w14:textId="77777777" w:rsidR="00B9213E" w:rsidRPr="00B9213E" w:rsidRDefault="00B9213E" w:rsidP="00B9213E">
      <w:pPr>
        <w:ind w:left="576"/>
        <w:rPr>
          <w:sz w:val="22"/>
          <w:szCs w:val="22"/>
          <w:lang w:val="en-US" w:eastAsia="zh-CN" w:bidi="hi-IN"/>
        </w:rPr>
      </w:pPr>
      <w:r w:rsidRPr="00B9213E">
        <w:rPr>
          <w:sz w:val="22"/>
          <w:szCs w:val="22"/>
          <w:lang w:val="en-US" w:eastAsia="zh-CN" w:bidi="hi-IN"/>
        </w:rPr>
        <w:lastRenderedPageBreak/>
        <w:t>In fact, many built-in functions of Mongo automatize the setup of a server and the creation of tables.</w:t>
      </w:r>
    </w:p>
    <w:p w14:paraId="792561F0" w14:textId="77777777" w:rsidR="00B9213E" w:rsidRPr="00B9213E" w:rsidRDefault="00B9213E" w:rsidP="00B9213E">
      <w:pPr>
        <w:ind w:left="576"/>
        <w:rPr>
          <w:sz w:val="22"/>
          <w:szCs w:val="22"/>
          <w:lang w:val="en-US" w:eastAsia="zh-CN" w:bidi="hi-IN"/>
        </w:rPr>
      </w:pPr>
      <w:r w:rsidRPr="00B9213E">
        <w:rPr>
          <w:sz w:val="22"/>
          <w:szCs w:val="22"/>
          <w:lang w:val="en-US" w:eastAsia="zh-CN" w:bidi="hi-IN"/>
        </w:rPr>
        <w:t>If you connect to a new database in a Mongo instance and start inserting data, it will automatically create the schema, the tables and give a unique id to your records with no need of manual interaction from the developer.</w:t>
      </w:r>
    </w:p>
    <w:p w14:paraId="2A2B3331" w14:textId="77777777" w:rsidR="00B9213E" w:rsidRPr="00B9213E" w:rsidRDefault="00B9213E" w:rsidP="00B9213E">
      <w:pPr>
        <w:ind w:left="576"/>
        <w:rPr>
          <w:sz w:val="22"/>
          <w:szCs w:val="22"/>
          <w:lang w:val="en-US" w:eastAsia="zh-CN" w:bidi="hi-IN"/>
        </w:rPr>
      </w:pPr>
      <w:r w:rsidRPr="00B9213E">
        <w:rPr>
          <w:sz w:val="22"/>
          <w:szCs w:val="22"/>
          <w:lang w:val="en-US" w:eastAsia="zh-CN" w:bidi="hi-IN"/>
        </w:rPr>
        <w:t>Let’s see an example:</w:t>
      </w:r>
    </w:p>
    <w:p w14:paraId="5657B425" w14:textId="77777777" w:rsidR="00B9213E" w:rsidRPr="00B9213E" w:rsidRDefault="00B9213E" w:rsidP="00B9213E">
      <w:pPr>
        <w:ind w:left="576"/>
        <w:rPr>
          <w:sz w:val="22"/>
          <w:szCs w:val="22"/>
          <w:lang w:val="en-US" w:eastAsia="zh-CN" w:bidi="hi-IN"/>
        </w:rPr>
      </w:pPr>
    </w:p>
    <w:p w14:paraId="7DA6C502" w14:textId="77777777" w:rsidR="00B9213E" w:rsidRPr="00B9213E" w:rsidRDefault="00B9213E" w:rsidP="00B9213E">
      <w:pPr>
        <w:ind w:left="576"/>
        <w:rPr>
          <w:sz w:val="22"/>
          <w:szCs w:val="22"/>
          <w:lang w:val="en-US" w:eastAsia="zh-CN" w:bidi="hi-IN"/>
        </w:rPr>
      </w:pPr>
    </w:p>
    <w:p w14:paraId="01E0C834" w14:textId="77777777" w:rsidR="00B9213E" w:rsidRPr="00B9213E" w:rsidRDefault="00B9213E" w:rsidP="00B9213E">
      <w:pPr>
        <w:ind w:left="576"/>
        <w:rPr>
          <w:sz w:val="22"/>
          <w:szCs w:val="22"/>
          <w:lang w:val="en-US" w:eastAsia="zh-CN" w:bidi="hi-IN"/>
        </w:rPr>
      </w:pPr>
    </w:p>
    <w:p w14:paraId="276D2AB7" w14:textId="77777777" w:rsidR="00B9213E" w:rsidRPr="00B9213E" w:rsidRDefault="00B9213E" w:rsidP="00B9213E">
      <w:pPr>
        <w:ind w:left="576"/>
        <w:rPr>
          <w:sz w:val="22"/>
          <w:szCs w:val="22"/>
          <w:lang w:val="en-US" w:eastAsia="zh-CN" w:bidi="hi-IN"/>
        </w:rPr>
      </w:pPr>
      <w:r w:rsidRPr="00B9213E">
        <w:rPr>
          <w:sz w:val="22"/>
          <w:szCs w:val="22"/>
          <w:lang w:val="en-US" w:eastAsia="zh-CN" w:bidi="hi-IN"/>
        </w:rPr>
        <w:t>MongoDB derives its name from “humungous” which means enormous and it fits the idea of application that it was designed to support.</w:t>
      </w:r>
    </w:p>
    <w:p w14:paraId="2C012E40" w14:textId="272A1DF0" w:rsidR="0019457B" w:rsidRDefault="00B9213E" w:rsidP="00B9213E">
      <w:pPr>
        <w:ind w:left="576"/>
        <w:rPr>
          <w:ins w:id="71" w:author="Michele Romani" w:date="2017-03-03T20:37:00Z"/>
          <w:sz w:val="22"/>
          <w:szCs w:val="22"/>
          <w:lang w:val="en-US" w:eastAsia="zh-CN" w:bidi="hi-IN"/>
        </w:rPr>
      </w:pPr>
      <w:r w:rsidRPr="00B9213E">
        <w:rPr>
          <w:sz w:val="22"/>
          <w:szCs w:val="22"/>
          <w:lang w:val="en-US" w:eastAsia="zh-CN" w:bidi="hi-IN"/>
        </w:rPr>
        <w:t xml:space="preserve">Its data records (or rows) are called “documents” and are stored in tables called “collections”. So when you insert something into a Mongo database you are adding document X to </w:t>
      </w:r>
      <w:del w:id="72" w:author="Michele Romani" w:date="2017-03-03T20:37:00Z">
        <w:r w:rsidRPr="00B9213E" w:rsidDel="0019457B">
          <w:rPr>
            <w:sz w:val="22"/>
            <w:szCs w:val="22"/>
            <w:lang w:val="en-US" w:eastAsia="zh-CN" w:bidi="hi-IN"/>
          </w:rPr>
          <w:delText>collectio</w:delText>
        </w:r>
      </w:del>
      <w:ins w:id="73" w:author="Michele Romani" w:date="2017-03-03T20:37:00Z">
        <w:r w:rsidR="0019457B">
          <w:rPr>
            <w:sz w:val="22"/>
            <w:szCs w:val="22"/>
            <w:lang w:val="en-US" w:eastAsia="zh-CN" w:bidi="hi-IN"/>
          </w:rPr>
          <w:t>collection</w:t>
        </w:r>
      </w:ins>
    </w:p>
    <w:p w14:paraId="0C580C75" w14:textId="77777777" w:rsidR="0019457B" w:rsidRDefault="0019457B" w:rsidP="00B9213E">
      <w:pPr>
        <w:ind w:left="576"/>
        <w:rPr>
          <w:ins w:id="74" w:author="Michele Romani" w:date="2017-03-03T20:37:00Z"/>
          <w:sz w:val="22"/>
          <w:szCs w:val="22"/>
          <w:lang w:val="en-US" w:eastAsia="zh-CN" w:bidi="hi-IN"/>
        </w:rPr>
      </w:pPr>
    </w:p>
    <w:p w14:paraId="220C6E53" w14:textId="1E43065E" w:rsidR="00B9213E" w:rsidRPr="00B9213E" w:rsidRDefault="00B9213E" w:rsidP="00B9213E">
      <w:pPr>
        <w:ind w:left="576"/>
        <w:rPr>
          <w:sz w:val="22"/>
          <w:szCs w:val="22"/>
          <w:lang w:val="en-US" w:eastAsia="zh-CN" w:bidi="hi-IN"/>
        </w:rPr>
      </w:pPr>
      <w:r w:rsidRPr="00B9213E">
        <w:rPr>
          <w:sz w:val="22"/>
          <w:szCs w:val="22"/>
          <w:lang w:val="en-US" w:eastAsia="zh-CN" w:bidi="hi-IN"/>
        </w:rPr>
        <w:t>n Y.</w:t>
      </w:r>
    </w:p>
    <w:p w14:paraId="765A54AB" w14:textId="51F12757" w:rsidR="00B9213E" w:rsidRPr="00B9213E" w:rsidRDefault="00B9213E" w:rsidP="00B9213E">
      <w:pPr>
        <w:ind w:left="576"/>
        <w:rPr>
          <w:sz w:val="22"/>
          <w:szCs w:val="22"/>
          <w:lang w:val="en-US" w:eastAsia="zh-CN" w:bidi="hi-IN"/>
        </w:rPr>
      </w:pPr>
      <w:r w:rsidRPr="00B9213E">
        <w:rPr>
          <w:sz w:val="22"/>
          <w:szCs w:val="22"/>
          <w:lang w:val="en-US" w:eastAsia="zh-CN" w:bidi="hi-IN"/>
        </w:rPr>
        <w:t>A collection does not require the same schema for its documents, some of them can have more or less fields than others, but in case of need you can enforce document validation rules in order to have only documents with the desired schema accepted.</w:t>
      </w:r>
    </w:p>
    <w:p w14:paraId="596FA4DF" w14:textId="6916B5EF" w:rsidR="00B9213E" w:rsidRPr="00B9213E" w:rsidRDefault="00B9213E" w:rsidP="00B9213E">
      <w:pPr>
        <w:ind w:left="576"/>
        <w:rPr>
          <w:lang w:val="en-US" w:eastAsia="zh-CN" w:bidi="hi-IN"/>
        </w:rPr>
      </w:pPr>
    </w:p>
    <w:p w14:paraId="08973812" w14:textId="40CDBA26" w:rsidR="00A953C4" w:rsidRPr="00BF5167" w:rsidRDefault="00CB6A4E" w:rsidP="00A953C4">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US" w:eastAsia="zh-CN" w:bidi="hi-IN"/>
        </w:rPr>
      </w:pPr>
      <w:r w:rsidRPr="00A40D55">
        <w:rPr>
          <w:b/>
          <w:bCs/>
          <w:color w:val="000000" w:themeColor="text1"/>
          <w:kern w:val="3"/>
          <w:sz w:val="28"/>
          <w:szCs w:val="28"/>
          <w:lang w:val="en-GB" w:eastAsia="zh-CN" w:bidi="hi-IN"/>
        </w:rPr>
        <w:t xml:space="preserve"> </w:t>
      </w:r>
      <w:bookmarkStart w:id="75" w:name="_Toc475293623"/>
      <w:r w:rsidR="00A953C4" w:rsidRPr="00BF5167">
        <w:rPr>
          <w:b/>
          <w:bCs/>
          <w:color w:val="000000" w:themeColor="text1"/>
          <w:kern w:val="3"/>
          <w:sz w:val="28"/>
          <w:szCs w:val="28"/>
          <w:lang w:eastAsia="zh-CN" w:bidi="hi-IN"/>
        </w:rPr>
        <w:t>Key features of Mongo</w:t>
      </w:r>
      <w:bookmarkEnd w:id="75"/>
    </w:p>
    <w:p w14:paraId="66829F2B" w14:textId="3D87D3DB" w:rsidR="00A953C4" w:rsidRDefault="00FC5208" w:rsidP="00FC5208">
      <w:pPr>
        <w:pStyle w:val="Titolo3"/>
        <w:rPr>
          <w:color w:val="000000" w:themeColor="text1"/>
          <w:lang w:val="en-US" w:eastAsia="zh-CN" w:bidi="hi-IN"/>
        </w:rPr>
      </w:pPr>
      <w:bookmarkStart w:id="76" w:name="_Toc475293624"/>
      <w:r w:rsidRPr="00BF5167">
        <w:rPr>
          <w:color w:val="000000" w:themeColor="text1"/>
          <w:lang w:val="en-US" w:eastAsia="zh-CN" w:bidi="hi-IN"/>
        </w:rPr>
        <w:t>BSON data object</w:t>
      </w:r>
      <w:bookmarkEnd w:id="76"/>
    </w:p>
    <w:p w14:paraId="6683CBD7" w14:textId="1CF33861" w:rsidR="002D629B" w:rsidRPr="00EC0885" w:rsidRDefault="002D629B" w:rsidP="002D629B">
      <w:pPr>
        <w:ind w:left="1712"/>
        <w:rPr>
          <w:sz w:val="22"/>
          <w:szCs w:val="22"/>
          <w:lang w:val="en-US" w:eastAsia="zh-CN" w:bidi="hi-IN"/>
        </w:rPr>
      </w:pPr>
      <w:r w:rsidRPr="44035508">
        <w:rPr>
          <w:sz w:val="22"/>
          <w:szCs w:val="22"/>
          <w:lang w:val="en-US" w:eastAsia="zh-CN" w:bidi="hi-IN"/>
        </w:rPr>
        <w:t>As explained before Mongo uses the BSON documents that a</w:t>
      </w:r>
      <w:r w:rsidR="006A25A7" w:rsidRPr="44035508">
        <w:rPr>
          <w:sz w:val="22"/>
          <w:szCs w:val="22"/>
          <w:lang w:val="en-US" w:eastAsia="zh-CN" w:bidi="hi-IN"/>
        </w:rPr>
        <w:t xml:space="preserve">re a binary representation for </w:t>
      </w:r>
      <w:r w:rsidRPr="44035508">
        <w:rPr>
          <w:sz w:val="22"/>
          <w:szCs w:val="22"/>
          <w:lang w:val="en-US" w:eastAsia="zh-CN" w:bidi="hi-IN"/>
        </w:rPr>
        <w:t>JSON documents, but with more data types.</w:t>
      </w:r>
    </w:p>
    <w:p w14:paraId="5B70EEDE" w14:textId="3C6963B9" w:rsidR="002D629B" w:rsidRPr="00EC0885" w:rsidRDefault="002D629B" w:rsidP="002D629B">
      <w:pPr>
        <w:ind w:left="1712"/>
        <w:rPr>
          <w:sz w:val="22"/>
          <w:szCs w:val="22"/>
          <w:lang w:val="en-US" w:eastAsia="zh-CN" w:bidi="hi-IN"/>
        </w:rPr>
      </w:pPr>
      <w:r w:rsidRPr="44035508">
        <w:rPr>
          <w:sz w:val="22"/>
          <w:szCs w:val="22"/>
          <w:lang w:val="en-US" w:eastAsia="zh-CN" w:bidi="hi-IN"/>
        </w:rPr>
        <w:t>Here an example of the BSON document used in the project:</w:t>
      </w:r>
    </w:p>
    <w:p w14:paraId="3223760B" w14:textId="26078F0E" w:rsidR="002D629B" w:rsidRPr="00EC0885" w:rsidRDefault="002D629B" w:rsidP="002D629B">
      <w:pPr>
        <w:ind w:left="1712"/>
        <w:rPr>
          <w:sz w:val="22"/>
          <w:lang w:val="en-US" w:eastAsia="zh-CN" w:bidi="hi-IN"/>
        </w:rPr>
      </w:pPr>
    </w:p>
    <w:p w14:paraId="0B07C6FC" w14:textId="6C69178E" w:rsidR="002D629B" w:rsidRPr="00EC0885" w:rsidRDefault="002D629B" w:rsidP="002D629B">
      <w:pPr>
        <w:ind w:left="1712"/>
        <w:rPr>
          <w:sz w:val="22"/>
          <w:szCs w:val="22"/>
          <w:lang w:val="en-US" w:eastAsia="zh-CN" w:bidi="hi-IN"/>
        </w:rPr>
      </w:pPr>
      <w:r w:rsidRPr="44035508">
        <w:rPr>
          <w:sz w:val="22"/>
          <w:szCs w:val="22"/>
          <w:lang w:val="en-US" w:eastAsia="zh-CN" w:bidi="hi-IN"/>
        </w:rPr>
        <w:t xml:space="preserve">The </w:t>
      </w:r>
      <w:r w:rsidRPr="44035508">
        <w:rPr>
          <w:b/>
          <w:sz w:val="22"/>
          <w:szCs w:val="22"/>
          <w:lang w:val="en-US" w:eastAsia="zh-CN" w:bidi="hi-IN"/>
        </w:rPr>
        <w:t xml:space="preserve">_id </w:t>
      </w:r>
      <w:r w:rsidRPr="44035508">
        <w:rPr>
          <w:sz w:val="22"/>
          <w:szCs w:val="22"/>
          <w:lang w:val="en-US" w:eastAsia="zh-CN" w:bidi="hi-IN"/>
        </w:rPr>
        <w:t>field is reserved to be used as a primary key and its value must be unique in the collection and of any type other than array.</w:t>
      </w:r>
    </w:p>
    <w:p w14:paraId="4BBA91E5" w14:textId="056535A2" w:rsidR="002D629B" w:rsidRPr="00EC0885" w:rsidRDefault="002D629B" w:rsidP="002D629B">
      <w:pPr>
        <w:ind w:left="1712"/>
        <w:rPr>
          <w:sz w:val="22"/>
          <w:szCs w:val="22"/>
          <w:lang w:val="en-US" w:eastAsia="zh-CN" w:bidi="hi-IN"/>
        </w:rPr>
      </w:pPr>
      <w:r w:rsidRPr="44035508">
        <w:rPr>
          <w:sz w:val="22"/>
          <w:szCs w:val="22"/>
          <w:lang w:val="en-US" w:eastAsia="zh-CN" w:bidi="hi-IN"/>
        </w:rPr>
        <w:t>There are other restrictions on field names: field names cannot start with the dollar “</w:t>
      </w:r>
      <w:r w:rsidRPr="44035508">
        <w:rPr>
          <w:b/>
          <w:sz w:val="22"/>
          <w:szCs w:val="22"/>
          <w:lang w:val="en-US" w:eastAsia="zh-CN" w:bidi="hi-IN"/>
        </w:rPr>
        <w:t>$</w:t>
      </w:r>
      <w:r w:rsidRPr="44035508">
        <w:rPr>
          <w:sz w:val="22"/>
          <w:szCs w:val="22"/>
          <w:lang w:val="en-US" w:eastAsia="zh-CN" w:bidi="hi-IN"/>
        </w:rPr>
        <w:t>”</w:t>
      </w:r>
      <w:r w:rsidR="00771D05" w:rsidRPr="44035508">
        <w:rPr>
          <w:sz w:val="22"/>
          <w:szCs w:val="22"/>
          <w:lang w:val="en-US" w:eastAsia="zh-CN" w:bidi="hi-IN"/>
        </w:rPr>
        <w:t xml:space="preserve"> character</w:t>
      </w:r>
      <w:r w:rsidRPr="44035508">
        <w:rPr>
          <w:sz w:val="22"/>
          <w:szCs w:val="22"/>
          <w:lang w:val="en-US" w:eastAsia="zh-CN" w:bidi="hi-IN"/>
        </w:rPr>
        <w:t xml:space="preserve"> and not even with the dot “</w:t>
      </w:r>
      <w:r w:rsidRPr="44035508">
        <w:rPr>
          <w:b/>
          <w:sz w:val="22"/>
          <w:szCs w:val="22"/>
          <w:lang w:val="en-US" w:eastAsia="zh-CN" w:bidi="hi-IN"/>
        </w:rPr>
        <w:t>.</w:t>
      </w:r>
      <w:r w:rsidRPr="44035508">
        <w:rPr>
          <w:sz w:val="22"/>
          <w:szCs w:val="22"/>
          <w:lang w:val="en-US" w:eastAsia="zh-CN" w:bidi="hi-IN"/>
        </w:rPr>
        <w:t xml:space="preserve">” </w:t>
      </w:r>
      <w:r w:rsidR="00771D05" w:rsidRPr="44035508">
        <w:rPr>
          <w:sz w:val="22"/>
          <w:szCs w:val="22"/>
          <w:lang w:val="en-US" w:eastAsia="zh-CN" w:bidi="hi-IN"/>
        </w:rPr>
        <w:t>character</w:t>
      </w:r>
      <w:r w:rsidRPr="44035508">
        <w:rPr>
          <w:sz w:val="22"/>
          <w:szCs w:val="22"/>
          <w:lang w:val="en-US" w:eastAsia="zh-CN" w:bidi="hi-IN"/>
        </w:rPr>
        <w:t xml:space="preserve"> because Mongo uses </w:t>
      </w:r>
      <w:r w:rsidRPr="44035508">
        <w:rPr>
          <w:i/>
          <w:sz w:val="22"/>
          <w:szCs w:val="22"/>
          <w:lang w:val="en-US" w:eastAsia="zh-CN" w:bidi="hi-IN"/>
        </w:rPr>
        <w:t xml:space="preserve">dot notation </w:t>
      </w:r>
      <w:r w:rsidRPr="44035508">
        <w:rPr>
          <w:sz w:val="22"/>
          <w:szCs w:val="22"/>
          <w:lang w:val="en-US" w:eastAsia="zh-CN" w:bidi="hi-IN"/>
        </w:rPr>
        <w:t>to access elements of an array or to access the fields of embedded documents.</w:t>
      </w:r>
    </w:p>
    <w:p w14:paraId="16483E97" w14:textId="2643796E" w:rsidR="002D629B" w:rsidRPr="00EC0885" w:rsidRDefault="002D629B" w:rsidP="002D629B">
      <w:pPr>
        <w:ind w:left="1712"/>
        <w:rPr>
          <w:sz w:val="22"/>
          <w:szCs w:val="22"/>
          <w:lang w:val="en-US" w:eastAsia="zh-CN" w:bidi="hi-IN"/>
        </w:rPr>
      </w:pPr>
      <w:r w:rsidRPr="44035508">
        <w:rPr>
          <w:sz w:val="22"/>
          <w:szCs w:val="22"/>
          <w:lang w:val="en-US" w:eastAsia="zh-CN" w:bidi="hi-IN"/>
        </w:rPr>
        <w:t xml:space="preserve">There is a maximum size for BSON documents of 16 Megabytes. This is to ensure that a single document does not use an excessive amount of RAM, since Mongo uses mostly RAM during its execution, or bandwidth while sending </w:t>
      </w:r>
      <w:r w:rsidR="006A25A7" w:rsidRPr="44035508">
        <w:rPr>
          <w:sz w:val="22"/>
          <w:szCs w:val="22"/>
          <w:lang w:val="en-US" w:eastAsia="zh-CN" w:bidi="hi-IN"/>
        </w:rPr>
        <w:t>data.</w:t>
      </w:r>
    </w:p>
    <w:p w14:paraId="2B058B97" w14:textId="541A20D2" w:rsidR="002D629B" w:rsidRDefault="002D629B" w:rsidP="002D629B">
      <w:pPr>
        <w:ind w:left="1712"/>
        <w:rPr>
          <w:sz w:val="22"/>
          <w:szCs w:val="22"/>
          <w:lang w:val="en-US" w:eastAsia="zh-CN" w:bidi="hi-IN"/>
        </w:rPr>
      </w:pPr>
      <w:r w:rsidRPr="44035508">
        <w:rPr>
          <w:sz w:val="22"/>
          <w:szCs w:val="22"/>
          <w:lang w:val="en-US" w:eastAsia="zh-CN" w:bidi="hi-IN"/>
        </w:rPr>
        <w:t xml:space="preserve">There is of course the possibility to store bigger documents with </w:t>
      </w:r>
      <w:r w:rsidRPr="44035508">
        <w:rPr>
          <w:i/>
          <w:sz w:val="22"/>
          <w:szCs w:val="22"/>
          <w:lang w:val="en-US" w:eastAsia="zh-CN" w:bidi="hi-IN"/>
        </w:rPr>
        <w:t>GridFS API</w:t>
      </w:r>
      <w:r w:rsidRPr="44035508">
        <w:rPr>
          <w:sz w:val="22"/>
          <w:szCs w:val="22"/>
          <w:lang w:val="en-US" w:eastAsia="zh-CN" w:bidi="hi-IN"/>
        </w:rPr>
        <w:t xml:space="preserve"> provided by Mongo developer team, but it the case of our evaluation it was not needed as we used a relative</w:t>
      </w:r>
      <w:r w:rsidR="007C4362" w:rsidRPr="44035508">
        <w:rPr>
          <w:sz w:val="22"/>
          <w:szCs w:val="22"/>
          <w:lang w:val="en-US" w:eastAsia="zh-CN" w:bidi="hi-IN"/>
        </w:rPr>
        <w:t>ly</w:t>
      </w:r>
      <w:r w:rsidRPr="44035508">
        <w:rPr>
          <w:sz w:val="22"/>
          <w:szCs w:val="22"/>
          <w:lang w:val="en-US" w:eastAsia="zh-CN" w:bidi="hi-IN"/>
        </w:rPr>
        <w:t xml:space="preserve"> small schema for our default document</w:t>
      </w:r>
      <w:r w:rsidR="007C4362" w:rsidRPr="44035508">
        <w:rPr>
          <w:sz w:val="22"/>
          <w:szCs w:val="22"/>
          <w:lang w:val="en-US" w:eastAsia="zh-CN" w:bidi="hi-IN"/>
        </w:rPr>
        <w:t xml:space="preserve"> “Fattura”, shown in the previous example, that is a simplification of the billing documents used in our customer’s software.</w:t>
      </w:r>
    </w:p>
    <w:p w14:paraId="3B691A22" w14:textId="1DD03B58" w:rsidR="00771D05" w:rsidRDefault="001E6265" w:rsidP="002D629B">
      <w:pPr>
        <w:ind w:left="1712"/>
        <w:rPr>
          <w:sz w:val="22"/>
          <w:szCs w:val="22"/>
          <w:lang w:val="en-US" w:eastAsia="zh-CN" w:bidi="hi-IN"/>
        </w:rPr>
      </w:pPr>
      <w:r>
        <w:rPr>
          <w:noProof/>
        </w:rPr>
        <w:lastRenderedPageBreak/>
        <w:pict w14:anchorId="1B75F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44.65pt;margin-top:24.3pt;width:431.9pt;height:263pt;z-index:251658249;mso-position-horizontal-relative:text;mso-position-vertical-relative:text;mso-width-relative:page;mso-height-relative:page" stroked="t" strokecolor="#365f91 [2404]" strokeweight="3pt">
            <v:imagedata r:id="rId11" o:title="Screenshot (25)"/>
            <w10:wrap type="topAndBottom"/>
          </v:shape>
        </w:pict>
      </w:r>
      <w:r w:rsidR="00771D05" w:rsidRPr="44035508">
        <w:rPr>
          <w:sz w:val="22"/>
          <w:szCs w:val="22"/>
          <w:lang w:val="en-US" w:eastAsia="zh-CN" w:bidi="hi-IN"/>
        </w:rPr>
        <w:t>Here an example of how a Mongo document looks like, based on the model used in our tests:</w:t>
      </w:r>
    </w:p>
    <w:p w14:paraId="0D4692E3" w14:textId="0B5382DE" w:rsidR="007C4362" w:rsidRPr="002D629B" w:rsidRDefault="007C4362" w:rsidP="002D629B">
      <w:pPr>
        <w:ind w:left="1712"/>
        <w:rPr>
          <w:lang w:val="en-US" w:eastAsia="zh-CN" w:bidi="hi-IN"/>
        </w:rPr>
      </w:pPr>
    </w:p>
    <w:p w14:paraId="0CDD6326" w14:textId="6D745A6E" w:rsidR="00FC5208" w:rsidRDefault="00FC5208" w:rsidP="00FC5208">
      <w:pPr>
        <w:pStyle w:val="Titolo3"/>
        <w:rPr>
          <w:color w:val="000000" w:themeColor="text1"/>
          <w:lang w:val="en-US" w:eastAsia="zh-CN" w:bidi="hi-IN"/>
        </w:rPr>
      </w:pPr>
      <w:bookmarkStart w:id="77" w:name="_Toc475293625"/>
      <w:r w:rsidRPr="00BF5167">
        <w:rPr>
          <w:color w:val="000000" w:themeColor="text1"/>
          <w:lang w:val="en-US" w:eastAsia="zh-CN" w:bidi="hi-IN"/>
        </w:rPr>
        <w:t>Rich Query Language and CRUD operations</w:t>
      </w:r>
      <w:bookmarkEnd w:id="77"/>
    </w:p>
    <w:p w14:paraId="57DCFE6D" w14:textId="39F11B90" w:rsidR="004039C3" w:rsidRDefault="00235B3D" w:rsidP="004039C3">
      <w:pPr>
        <w:ind w:left="1712"/>
        <w:rPr>
          <w:color w:val="000000" w:themeColor="text1"/>
          <w:sz w:val="22"/>
          <w:szCs w:val="22"/>
          <w:lang w:val="en-US" w:eastAsia="zh-CN" w:bidi="hi-IN"/>
        </w:rPr>
      </w:pPr>
      <w:r>
        <w:rPr>
          <w:color w:val="000000" w:themeColor="text1"/>
          <w:sz w:val="22"/>
          <w:szCs w:val="22"/>
          <w:lang w:val="en-US" w:eastAsia="zh-CN" w:bidi="hi-IN"/>
        </w:rPr>
        <w:t xml:space="preserve">Mongo provides its own query language </w:t>
      </w:r>
      <w:r w:rsidR="00EE15AF">
        <w:rPr>
          <w:color w:val="000000" w:themeColor="text1"/>
          <w:sz w:val="22"/>
          <w:szCs w:val="22"/>
          <w:lang w:val="en-US" w:eastAsia="zh-CN" w:bidi="hi-IN"/>
        </w:rPr>
        <w:t xml:space="preserve">that for most of NoSQL databases is not based on SQL. All its CRUD operations (Create, Read, Update, Delete) are </w:t>
      </w:r>
      <w:r w:rsidR="00EE15AF" w:rsidRPr="00EE15AF">
        <w:rPr>
          <w:b/>
          <w:color w:val="000000" w:themeColor="text1"/>
          <w:sz w:val="22"/>
          <w:szCs w:val="22"/>
          <w:lang w:val="en-US" w:eastAsia="zh-CN" w:bidi="hi-IN"/>
        </w:rPr>
        <w:t>atomic</w:t>
      </w:r>
      <w:r w:rsidR="00EE15AF">
        <w:rPr>
          <w:color w:val="000000" w:themeColor="text1"/>
          <w:sz w:val="22"/>
          <w:szCs w:val="22"/>
          <w:lang w:val="en-US" w:eastAsia="zh-CN" w:bidi="hi-IN"/>
        </w:rPr>
        <w:t xml:space="preserve"> on the level of a single document and target a single collection.</w:t>
      </w:r>
    </w:p>
    <w:p w14:paraId="71BB40AC" w14:textId="43DFCF9E" w:rsidR="00EE15AF" w:rsidRDefault="00EE15AF" w:rsidP="004039C3">
      <w:pPr>
        <w:ind w:left="1712"/>
        <w:rPr>
          <w:color w:val="000000" w:themeColor="text1"/>
          <w:sz w:val="22"/>
          <w:szCs w:val="22"/>
          <w:lang w:val="en-US" w:eastAsia="zh-CN" w:bidi="hi-IN"/>
        </w:rPr>
      </w:pPr>
      <w:r>
        <w:rPr>
          <w:color w:val="000000" w:themeColor="text1"/>
          <w:sz w:val="22"/>
          <w:szCs w:val="22"/>
          <w:lang w:val="en-US" w:eastAsia="zh-CN" w:bidi="hi-IN"/>
        </w:rPr>
        <w:t>For Create operations Mongo uses the following methods:</w:t>
      </w:r>
    </w:p>
    <w:p w14:paraId="7C2CC865" w14:textId="092DCFC7" w:rsidR="00EE15AF" w:rsidRPr="00EE15AF" w:rsidRDefault="00EE15AF" w:rsidP="00EE15AF">
      <w:pPr>
        <w:pStyle w:val="Paragrafoelenco"/>
        <w:numPr>
          <w:ilvl w:val="0"/>
          <w:numId w:val="44"/>
        </w:numPr>
        <w:rPr>
          <w:lang w:val="en-US" w:eastAsia="zh-CN" w:bidi="hi-IN"/>
        </w:rPr>
      </w:pPr>
      <w:r>
        <w:rPr>
          <w:i/>
          <w:lang w:val="en-US" w:eastAsia="zh-CN" w:bidi="hi-IN"/>
        </w:rPr>
        <w:t>Db.collection.insert( )</w:t>
      </w:r>
    </w:p>
    <w:p w14:paraId="562C384F" w14:textId="48490173" w:rsidR="00EE15AF" w:rsidRPr="00EE15AF" w:rsidRDefault="00EE15AF" w:rsidP="00EE15AF">
      <w:pPr>
        <w:pStyle w:val="Paragrafoelenco"/>
        <w:numPr>
          <w:ilvl w:val="0"/>
          <w:numId w:val="44"/>
        </w:numPr>
        <w:rPr>
          <w:lang w:val="en-US" w:eastAsia="zh-CN" w:bidi="hi-IN"/>
        </w:rPr>
      </w:pPr>
      <w:r>
        <w:rPr>
          <w:i/>
          <w:lang w:val="en-US" w:eastAsia="zh-CN" w:bidi="hi-IN"/>
        </w:rPr>
        <w:t>Db.collection.insertOne( )</w:t>
      </w:r>
    </w:p>
    <w:p w14:paraId="33C96C19" w14:textId="44BEBE71" w:rsidR="00EE15AF" w:rsidRPr="00EE15AF" w:rsidRDefault="00EE15AF" w:rsidP="00EE15AF">
      <w:pPr>
        <w:pStyle w:val="Paragrafoelenco"/>
        <w:numPr>
          <w:ilvl w:val="0"/>
          <w:numId w:val="44"/>
        </w:numPr>
        <w:rPr>
          <w:lang w:val="en-US" w:eastAsia="zh-CN" w:bidi="hi-IN"/>
        </w:rPr>
      </w:pPr>
      <w:r>
        <w:rPr>
          <w:i/>
          <w:lang w:val="en-US" w:eastAsia="zh-CN" w:bidi="hi-IN"/>
        </w:rPr>
        <w:t>Db.collection.insertMany()</w:t>
      </w:r>
    </w:p>
    <w:p w14:paraId="649CD927" w14:textId="2EDB6DC6" w:rsidR="00EE15AF" w:rsidRDefault="00EE15AF" w:rsidP="00EE15AF">
      <w:pPr>
        <w:ind w:left="1712"/>
        <w:rPr>
          <w:lang w:val="en-US" w:eastAsia="zh-CN" w:bidi="hi-IN"/>
        </w:rPr>
      </w:pPr>
      <w:r>
        <w:rPr>
          <w:lang w:val="en-US" w:eastAsia="zh-CN" w:bidi="hi-IN"/>
        </w:rPr>
        <w:t>And their names easily explain their function.</w:t>
      </w:r>
    </w:p>
    <w:p w14:paraId="330F04D8" w14:textId="678165FF" w:rsidR="00EE15AF" w:rsidRDefault="00EE15AF" w:rsidP="00EE15AF">
      <w:pPr>
        <w:ind w:left="1712"/>
        <w:rPr>
          <w:lang w:val="en-US" w:eastAsia="zh-CN" w:bidi="hi-IN"/>
        </w:rPr>
      </w:pPr>
      <w:r>
        <w:rPr>
          <w:lang w:val="en-US" w:eastAsia="zh-CN" w:bidi="hi-IN"/>
        </w:rPr>
        <w:t xml:space="preserve">For Read operations Mongo uses the method </w:t>
      </w:r>
      <w:r>
        <w:rPr>
          <w:i/>
          <w:lang w:val="en-US" w:eastAsia="zh-CN" w:bidi="hi-IN"/>
        </w:rPr>
        <w:t>db.collection.find( )</w:t>
      </w:r>
      <w:r>
        <w:rPr>
          <w:lang w:val="en-US" w:eastAsia="zh-CN" w:bidi="hi-IN"/>
        </w:rPr>
        <w:t xml:space="preserve"> in which is possible to specify query filters or criteria using defined operators such as </w:t>
      </w:r>
      <w:r>
        <w:rPr>
          <w:i/>
          <w:lang w:val="en-US" w:eastAsia="zh-CN" w:bidi="hi-IN"/>
        </w:rPr>
        <w:t xml:space="preserve">$aggregation, $min, $max, $gt, $lt </w:t>
      </w:r>
      <w:r>
        <w:rPr>
          <w:lang w:val="en-US" w:eastAsia="zh-CN" w:bidi="hi-IN"/>
        </w:rPr>
        <w:t>and many others that is possible to find in Mongo official documentation.</w:t>
      </w:r>
    </w:p>
    <w:p w14:paraId="6A32E2AB" w14:textId="716F222C" w:rsidR="00EE15AF" w:rsidRDefault="00EE15AF" w:rsidP="00EE15AF">
      <w:pPr>
        <w:ind w:left="1712"/>
        <w:rPr>
          <w:lang w:val="en-US" w:eastAsia="zh-CN" w:bidi="hi-IN"/>
        </w:rPr>
      </w:pPr>
      <w:r>
        <w:rPr>
          <w:lang w:val="en-US" w:eastAsia="zh-CN" w:bidi="hi-IN"/>
        </w:rPr>
        <w:t>For Update operations Mongo can identify which documents to update using same syntax as read operations. Those methods then perform the update:</w:t>
      </w:r>
    </w:p>
    <w:p w14:paraId="4F7ED5A3" w14:textId="4C8BEF86" w:rsidR="00EE15AF" w:rsidRPr="00EE15AF" w:rsidRDefault="00EE15AF" w:rsidP="00EE15AF">
      <w:pPr>
        <w:pStyle w:val="Paragrafoelenco"/>
        <w:numPr>
          <w:ilvl w:val="0"/>
          <w:numId w:val="45"/>
        </w:numPr>
        <w:rPr>
          <w:lang w:val="en-US" w:eastAsia="zh-CN" w:bidi="hi-IN"/>
        </w:rPr>
      </w:pPr>
      <w:r>
        <w:rPr>
          <w:i/>
          <w:lang w:val="en-US" w:eastAsia="zh-CN" w:bidi="hi-IN"/>
        </w:rPr>
        <w:t>Db.collection.update( )</w:t>
      </w:r>
    </w:p>
    <w:p w14:paraId="2F70D454" w14:textId="35E62E6D" w:rsidR="00EE15AF" w:rsidRPr="00EE15AF" w:rsidRDefault="00EE15AF" w:rsidP="00EE15AF">
      <w:pPr>
        <w:pStyle w:val="Paragrafoelenco"/>
        <w:numPr>
          <w:ilvl w:val="0"/>
          <w:numId w:val="45"/>
        </w:numPr>
        <w:rPr>
          <w:lang w:val="en-US" w:eastAsia="zh-CN" w:bidi="hi-IN"/>
        </w:rPr>
      </w:pPr>
      <w:r>
        <w:rPr>
          <w:i/>
          <w:lang w:val="en-US" w:eastAsia="zh-CN" w:bidi="hi-IN"/>
        </w:rPr>
        <w:t>Db.collection.updateOne( )</w:t>
      </w:r>
    </w:p>
    <w:p w14:paraId="5A8FD88C" w14:textId="4E001CEF" w:rsidR="00EE15AF" w:rsidRPr="00EE15AF" w:rsidRDefault="00EE15AF" w:rsidP="00EE15AF">
      <w:pPr>
        <w:pStyle w:val="Paragrafoelenco"/>
        <w:numPr>
          <w:ilvl w:val="0"/>
          <w:numId w:val="45"/>
        </w:numPr>
        <w:rPr>
          <w:lang w:val="en-US" w:eastAsia="zh-CN" w:bidi="hi-IN"/>
        </w:rPr>
      </w:pPr>
      <w:r>
        <w:rPr>
          <w:i/>
          <w:lang w:val="en-US" w:eastAsia="zh-CN" w:bidi="hi-IN"/>
        </w:rPr>
        <w:t>Db.collection.updateMany( )</w:t>
      </w:r>
    </w:p>
    <w:p w14:paraId="6833CAAC" w14:textId="16C328AA" w:rsidR="00BC0BAF" w:rsidRDefault="00EE15AF" w:rsidP="00BC0BAF">
      <w:pPr>
        <w:pStyle w:val="Paragrafoelenco"/>
        <w:numPr>
          <w:ilvl w:val="0"/>
          <w:numId w:val="45"/>
        </w:numPr>
        <w:rPr>
          <w:lang w:val="en-US" w:eastAsia="zh-CN" w:bidi="hi-IN"/>
        </w:rPr>
      </w:pPr>
      <w:r>
        <w:rPr>
          <w:i/>
          <w:lang w:val="en-US" w:eastAsia="zh-CN" w:bidi="hi-IN"/>
        </w:rPr>
        <w:t>Db.collection.</w:t>
      </w:r>
      <w:r w:rsidR="00BC0BAF">
        <w:rPr>
          <w:i/>
          <w:lang w:val="en-US" w:eastAsia="zh-CN" w:bidi="hi-IN"/>
        </w:rPr>
        <w:t>replaceOne( )</w:t>
      </w:r>
    </w:p>
    <w:p w14:paraId="57FBB455" w14:textId="4EB0D5A5" w:rsidR="00BC0BAF" w:rsidRDefault="00BC0BAF" w:rsidP="00BC0BAF">
      <w:pPr>
        <w:ind w:left="1712"/>
        <w:rPr>
          <w:i/>
          <w:lang w:val="en-US" w:eastAsia="zh-CN" w:bidi="hi-IN"/>
        </w:rPr>
      </w:pPr>
      <w:r>
        <w:rPr>
          <w:lang w:val="en-US" w:eastAsia="zh-CN" w:bidi="hi-IN"/>
        </w:rPr>
        <w:t xml:space="preserve">Like Create operations, those methods explain themselves with their name. The </w:t>
      </w:r>
      <w:r>
        <w:rPr>
          <w:i/>
          <w:lang w:val="en-US" w:eastAsia="zh-CN" w:bidi="hi-IN"/>
        </w:rPr>
        <w:t xml:space="preserve">upsert </w:t>
      </w:r>
      <w:r>
        <w:rPr>
          <w:lang w:val="en-US" w:eastAsia="zh-CN" w:bidi="hi-IN"/>
        </w:rPr>
        <w:t xml:space="preserve">operation is performed by specifying its parameter as </w:t>
      </w:r>
      <w:r w:rsidRPr="00BC0BAF">
        <w:rPr>
          <w:b/>
          <w:i/>
          <w:lang w:val="en-US" w:eastAsia="zh-CN" w:bidi="hi-IN"/>
        </w:rPr>
        <w:t>true</w:t>
      </w:r>
      <w:r>
        <w:rPr>
          <w:i/>
          <w:lang w:val="en-US" w:eastAsia="zh-CN" w:bidi="hi-IN"/>
        </w:rPr>
        <w:t>.</w:t>
      </w:r>
    </w:p>
    <w:p w14:paraId="7100ECE9" w14:textId="7DC3DB0D" w:rsidR="00BC0BAF" w:rsidRDefault="00BC0BAF" w:rsidP="00BC0BAF">
      <w:pPr>
        <w:ind w:left="1712"/>
        <w:rPr>
          <w:lang w:val="en-US" w:eastAsia="zh-CN" w:bidi="hi-IN"/>
        </w:rPr>
      </w:pPr>
      <w:r>
        <w:rPr>
          <w:lang w:val="en-US" w:eastAsia="zh-CN" w:bidi="hi-IN"/>
        </w:rPr>
        <w:t>At last, Delete operations uses the same criteria as Read and Update operations with the following methods:</w:t>
      </w:r>
    </w:p>
    <w:p w14:paraId="5DB78512" w14:textId="288462D6" w:rsidR="00BC0BAF" w:rsidRDefault="00BC0BAF" w:rsidP="00BC0BAF">
      <w:pPr>
        <w:pStyle w:val="Paragrafoelenco"/>
        <w:numPr>
          <w:ilvl w:val="0"/>
          <w:numId w:val="46"/>
        </w:numPr>
        <w:rPr>
          <w:lang w:val="en-US" w:eastAsia="zh-CN" w:bidi="hi-IN"/>
        </w:rPr>
      </w:pPr>
      <w:r>
        <w:rPr>
          <w:lang w:val="en-US" w:eastAsia="zh-CN" w:bidi="hi-IN"/>
        </w:rPr>
        <w:t>Db.collection.remove( )</w:t>
      </w:r>
    </w:p>
    <w:p w14:paraId="79D06788" w14:textId="6428D11C" w:rsidR="00BC0BAF" w:rsidRDefault="00BC0BAF" w:rsidP="00BC0BAF">
      <w:pPr>
        <w:pStyle w:val="Paragrafoelenco"/>
        <w:numPr>
          <w:ilvl w:val="0"/>
          <w:numId w:val="46"/>
        </w:numPr>
        <w:rPr>
          <w:lang w:val="en-US" w:eastAsia="zh-CN" w:bidi="hi-IN"/>
        </w:rPr>
      </w:pPr>
      <w:r>
        <w:rPr>
          <w:lang w:val="en-US" w:eastAsia="zh-CN" w:bidi="hi-IN"/>
        </w:rPr>
        <w:t>Db.collection.deleteOne( )</w:t>
      </w:r>
    </w:p>
    <w:p w14:paraId="0CEB02D4" w14:textId="2C00C6BA" w:rsidR="00BC0BAF" w:rsidRDefault="00BC0BAF" w:rsidP="00BC0BAF">
      <w:pPr>
        <w:pStyle w:val="Paragrafoelenco"/>
        <w:numPr>
          <w:ilvl w:val="0"/>
          <w:numId w:val="46"/>
        </w:numPr>
        <w:rPr>
          <w:lang w:val="en-US" w:eastAsia="zh-CN" w:bidi="hi-IN"/>
        </w:rPr>
      </w:pPr>
      <w:r>
        <w:rPr>
          <w:lang w:val="en-US" w:eastAsia="zh-CN" w:bidi="hi-IN"/>
        </w:rPr>
        <w:t>Db.collection.deleteMany()</w:t>
      </w:r>
    </w:p>
    <w:p w14:paraId="66025354" w14:textId="77777777" w:rsidR="00BC0BAF" w:rsidRDefault="00BC0BAF" w:rsidP="00BC0BAF">
      <w:pPr>
        <w:ind w:left="1712"/>
        <w:rPr>
          <w:lang w:val="en-US" w:eastAsia="zh-CN" w:bidi="hi-IN"/>
        </w:rPr>
      </w:pPr>
    </w:p>
    <w:p w14:paraId="5D8798EA" w14:textId="5A3F6056" w:rsidR="00BC0BAF" w:rsidRDefault="00BC0BAF" w:rsidP="00BC0BAF">
      <w:pPr>
        <w:ind w:left="1712"/>
        <w:rPr>
          <w:lang w:val="en-US" w:eastAsia="zh-CN" w:bidi="hi-IN"/>
        </w:rPr>
      </w:pPr>
      <w:r>
        <w:rPr>
          <w:lang w:val="en-US" w:eastAsia="zh-CN" w:bidi="hi-IN"/>
        </w:rPr>
        <w:t xml:space="preserve">It is very simple to create query data using those methods as they only need some parameters to work. The more basic usage just needs the </w:t>
      </w:r>
      <w:r>
        <w:rPr>
          <w:i/>
          <w:lang w:val="en-US" w:eastAsia="zh-CN" w:bidi="hi-IN"/>
        </w:rPr>
        <w:t>_id</w:t>
      </w:r>
      <w:r>
        <w:rPr>
          <w:lang w:val="en-US" w:eastAsia="zh-CN" w:bidi="hi-IN"/>
        </w:rPr>
        <w:t xml:space="preserve"> of the target document as only parameter </w:t>
      </w:r>
      <w:r w:rsidR="00212952">
        <w:rPr>
          <w:lang w:val="en-US" w:eastAsia="zh-CN" w:bidi="hi-IN"/>
        </w:rPr>
        <w:t>to work.</w:t>
      </w:r>
    </w:p>
    <w:p w14:paraId="107C0605" w14:textId="1B2AB3C3" w:rsidR="00212952" w:rsidRDefault="00212952" w:rsidP="00BC0BAF">
      <w:pPr>
        <w:ind w:left="1712"/>
        <w:rPr>
          <w:lang w:val="en-US" w:eastAsia="zh-CN" w:bidi="hi-IN"/>
        </w:rPr>
      </w:pPr>
      <w:r>
        <w:rPr>
          <w:lang w:val="en-US" w:eastAsia="zh-CN" w:bidi="hi-IN"/>
        </w:rPr>
        <w:t>This is an example of a query that uses</w:t>
      </w:r>
      <w:r w:rsidR="00735CAD">
        <w:rPr>
          <w:lang w:val="en-US" w:eastAsia="zh-CN" w:bidi="hi-IN"/>
        </w:rPr>
        <w:t xml:space="preserve"> an</w:t>
      </w:r>
      <w:r>
        <w:rPr>
          <w:lang w:val="en-US" w:eastAsia="zh-CN" w:bidi="hi-IN"/>
        </w:rPr>
        <w:t xml:space="preserve"> operator to perform a more complex research:</w:t>
      </w:r>
    </w:p>
    <w:p w14:paraId="23E106FD" w14:textId="025A64F1" w:rsidR="00735CAD" w:rsidRDefault="001E6265" w:rsidP="00BC0BAF">
      <w:pPr>
        <w:ind w:left="1712"/>
        <w:rPr>
          <w:lang w:val="en-US" w:eastAsia="zh-CN" w:bidi="hi-IN"/>
        </w:rPr>
      </w:pPr>
      <w:r>
        <w:rPr>
          <w:noProof/>
        </w:rPr>
        <w:lastRenderedPageBreak/>
        <w:pict w14:anchorId="4383A467">
          <v:shape id="_x0000_s1041" type="#_x0000_t75" style="position:absolute;left:0;text-align:left;margin-left:7.55pt;margin-top:10.8pt;width:523.4pt;height:102.7pt;z-index:251658254;mso-position-horizontal-relative:text;mso-position-vertical-relative:text;mso-width-relative:page;mso-height-relative:page" stroked="t" strokecolor="#365f91 [2404]" strokeweight="3pt">
            <v:imagedata r:id="rId12" o:title="query_example"/>
            <w10:wrap type="topAndBottom"/>
          </v:shape>
        </w:pict>
      </w:r>
    </w:p>
    <w:p w14:paraId="1B128ADA" w14:textId="77777777" w:rsidR="00D25DA8" w:rsidRDefault="00D25DA8" w:rsidP="00BC0BAF">
      <w:pPr>
        <w:ind w:left="1712"/>
        <w:rPr>
          <w:lang w:val="en-US" w:eastAsia="zh-CN" w:bidi="hi-IN"/>
        </w:rPr>
      </w:pPr>
      <w:r>
        <w:rPr>
          <w:lang w:val="en-US" w:eastAsia="zh-CN" w:bidi="hi-IN"/>
        </w:rPr>
        <w:t xml:space="preserve">Each parameter in a Mongo method is wrapped between {} braces and more parameters can be nested with inner {} braces. </w:t>
      </w:r>
    </w:p>
    <w:p w14:paraId="5D42FD79" w14:textId="746F1187" w:rsidR="00212952" w:rsidRDefault="00D25DA8" w:rsidP="00BC0BAF">
      <w:pPr>
        <w:ind w:left="1712"/>
        <w:rPr>
          <w:lang w:val="en-US" w:eastAsia="zh-CN" w:bidi="hi-IN"/>
        </w:rPr>
      </w:pPr>
      <w:r>
        <w:rPr>
          <w:lang w:val="en-US" w:eastAsia="zh-CN" w:bidi="hi-IN"/>
        </w:rPr>
        <w:t>This is basically how Mongo performs CRUD operations on data. For deeper knowledge on how querying embedded documents or arrays it is possible to consult Mongo documentation for further examples.</w:t>
      </w:r>
    </w:p>
    <w:p w14:paraId="62E14E76" w14:textId="77777777" w:rsidR="00212952" w:rsidRPr="00BC0BAF" w:rsidRDefault="00212952" w:rsidP="00BC0BAF">
      <w:pPr>
        <w:ind w:left="1712"/>
        <w:rPr>
          <w:lang w:val="en-US" w:eastAsia="zh-CN" w:bidi="hi-IN"/>
        </w:rPr>
      </w:pPr>
    </w:p>
    <w:p w14:paraId="39EC70F9" w14:textId="050A9AA6" w:rsidR="00FC5208" w:rsidRDefault="00FC5208" w:rsidP="00FC5208">
      <w:pPr>
        <w:pStyle w:val="Titolo3"/>
        <w:rPr>
          <w:color w:val="000000" w:themeColor="text1"/>
          <w:lang w:val="en-US" w:eastAsia="zh-CN" w:bidi="hi-IN"/>
        </w:rPr>
      </w:pPr>
      <w:bookmarkStart w:id="78" w:name="_Toc475293626"/>
      <w:r w:rsidRPr="00BF5167">
        <w:rPr>
          <w:color w:val="000000" w:themeColor="text1"/>
          <w:lang w:val="en-US" w:eastAsia="zh-CN" w:bidi="hi-IN"/>
        </w:rPr>
        <w:t>Availability and scalability</w:t>
      </w:r>
      <w:bookmarkEnd w:id="78"/>
    </w:p>
    <w:p w14:paraId="2079B959" w14:textId="406FAD4A" w:rsidR="00D25DA8" w:rsidRDefault="00D25DA8" w:rsidP="00D25DA8">
      <w:pPr>
        <w:ind w:left="1712"/>
        <w:rPr>
          <w:lang w:val="en-US" w:eastAsia="zh-CN" w:bidi="hi-IN"/>
        </w:rPr>
      </w:pPr>
      <w:r>
        <w:rPr>
          <w:lang w:val="en-US" w:eastAsia="zh-CN" w:bidi="hi-IN"/>
        </w:rPr>
        <w:t xml:space="preserve">In Mongo, it is possible to obtain high availability thanks to </w:t>
      </w:r>
      <w:r>
        <w:rPr>
          <w:i/>
          <w:lang w:val="en-US" w:eastAsia="zh-CN" w:bidi="hi-IN"/>
        </w:rPr>
        <w:t>Replica Set</w:t>
      </w:r>
      <w:r>
        <w:rPr>
          <w:lang w:val="en-US" w:eastAsia="zh-CN" w:bidi="hi-IN"/>
        </w:rPr>
        <w:t xml:space="preserve">, a replication facility that provides </w:t>
      </w:r>
      <w:r>
        <w:rPr>
          <w:i/>
          <w:lang w:val="en-US" w:eastAsia="zh-CN" w:bidi="hi-IN"/>
        </w:rPr>
        <w:t xml:space="preserve">automatic failover </w:t>
      </w:r>
      <w:r>
        <w:rPr>
          <w:lang w:val="en-US" w:eastAsia="zh-CN" w:bidi="hi-IN"/>
        </w:rPr>
        <w:t xml:space="preserve">and </w:t>
      </w:r>
      <w:r>
        <w:rPr>
          <w:i/>
          <w:lang w:val="en-US" w:eastAsia="zh-CN" w:bidi="hi-IN"/>
        </w:rPr>
        <w:t>data redundancy</w:t>
      </w:r>
      <w:r>
        <w:rPr>
          <w:lang w:val="en-US" w:eastAsia="zh-CN" w:bidi="hi-IN"/>
        </w:rPr>
        <w:t>. In substance, it is a set of Mongo servers (or nodes) that store the same data set, increasing data availability.</w:t>
      </w:r>
    </w:p>
    <w:p w14:paraId="1757BB7D" w14:textId="6829A22A" w:rsidR="00D25DA8" w:rsidRPr="00D25DA8" w:rsidRDefault="00D25DA8" w:rsidP="00D25DA8">
      <w:pPr>
        <w:ind w:left="1712"/>
        <w:jc w:val="both"/>
        <w:rPr>
          <w:lang w:val="en-US" w:eastAsia="zh-CN" w:bidi="hi-IN"/>
        </w:rPr>
      </w:pPr>
      <w:r>
        <w:rPr>
          <w:lang w:val="en-US" w:eastAsia="zh-CN" w:bidi="hi-IN"/>
        </w:rPr>
        <w:t xml:space="preserve">For </w:t>
      </w:r>
      <w:r w:rsidR="00034F18">
        <w:rPr>
          <w:lang w:val="en-US" w:eastAsia="zh-CN" w:bidi="hi-IN"/>
        </w:rPr>
        <w:t xml:space="preserve">horizontal scalability instead, Mongo’s core functionality is </w:t>
      </w:r>
      <w:r w:rsidR="00034F18">
        <w:rPr>
          <w:i/>
          <w:lang w:val="en-US" w:eastAsia="zh-CN" w:bidi="hi-IN"/>
        </w:rPr>
        <w:t xml:space="preserve">sharding, </w:t>
      </w:r>
      <w:r w:rsidR="00034F18">
        <w:rPr>
          <w:lang w:val="en-US" w:eastAsia="zh-CN" w:bidi="hi-IN"/>
        </w:rPr>
        <w:t xml:space="preserve">a facility that distributes data across a cluster of machine using a </w:t>
      </w:r>
      <w:r w:rsidR="00034F18">
        <w:rPr>
          <w:i/>
          <w:lang w:val="en-US" w:eastAsia="zh-CN" w:bidi="hi-IN"/>
        </w:rPr>
        <w:t xml:space="preserve">shard key </w:t>
      </w:r>
      <w:r w:rsidR="00034F18">
        <w:rPr>
          <w:lang w:val="en-US" w:eastAsia="zh-CN" w:bidi="hi-IN"/>
        </w:rPr>
        <w:t xml:space="preserve">to balance data. In latest versions, it is even possible to create zones of data based on the </w:t>
      </w:r>
      <w:r w:rsidR="00034F18">
        <w:rPr>
          <w:i/>
          <w:lang w:val="en-US" w:eastAsia="zh-CN" w:bidi="hi-IN"/>
        </w:rPr>
        <w:t xml:space="preserve">shard key </w:t>
      </w:r>
      <w:r w:rsidR="00034F18">
        <w:rPr>
          <w:lang w:val="en-US" w:eastAsia="zh-CN" w:bidi="hi-IN"/>
        </w:rPr>
        <w:t>so that Mongo directs its operations covered by a zone only to the shards inside that zone.</w:t>
      </w:r>
    </w:p>
    <w:p w14:paraId="0070A8C1" w14:textId="67BAC44F" w:rsidR="00410EC0" w:rsidRPr="00410EC0" w:rsidRDefault="00FC5208" w:rsidP="00410EC0">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US" w:eastAsia="zh-CN" w:bidi="hi-IN"/>
        </w:rPr>
      </w:pPr>
      <w:r w:rsidRPr="00BF5167">
        <w:rPr>
          <w:b/>
          <w:bCs/>
          <w:color w:val="000000" w:themeColor="text1"/>
          <w:kern w:val="3"/>
          <w:sz w:val="28"/>
          <w:szCs w:val="28"/>
          <w:lang w:val="en-US" w:eastAsia="zh-CN" w:bidi="hi-IN"/>
        </w:rPr>
        <w:t xml:space="preserve"> </w:t>
      </w:r>
      <w:bookmarkStart w:id="79" w:name="_Toc475293627"/>
      <w:r w:rsidR="00C11450" w:rsidRPr="00BF5167">
        <w:rPr>
          <w:b/>
          <w:bCs/>
          <w:color w:val="000000" w:themeColor="text1"/>
          <w:kern w:val="3"/>
          <w:sz w:val="28"/>
          <w:szCs w:val="28"/>
          <w:lang w:val="en-US" w:eastAsia="zh-CN" w:bidi="hi-IN"/>
        </w:rPr>
        <w:t>Indexes</w:t>
      </w:r>
      <w:bookmarkEnd w:id="79"/>
    </w:p>
    <w:p w14:paraId="33A245DF" w14:textId="58DAF85A" w:rsidR="00410EC0" w:rsidRDefault="00410EC0" w:rsidP="00662A70">
      <w:pPr>
        <w:rPr>
          <w:sz w:val="22"/>
          <w:szCs w:val="22"/>
          <w:lang w:val="en-US" w:eastAsia="zh-CN" w:bidi="hi-IN"/>
        </w:rPr>
      </w:pPr>
      <w:r>
        <w:rPr>
          <w:sz w:val="22"/>
          <w:szCs w:val="22"/>
          <w:lang w:val="en-US" w:eastAsia="zh-CN" w:bidi="hi-IN"/>
        </w:rPr>
        <w:t xml:space="preserve">Indexes are fundamental for Mongo to perform at its best, in fact they are a special data structure used to store </w:t>
      </w:r>
      <w:r w:rsidR="00662A70">
        <w:rPr>
          <w:sz w:val="22"/>
          <w:szCs w:val="22"/>
          <w:lang w:val="en-US" w:eastAsia="zh-CN" w:bidi="hi-IN"/>
        </w:rPr>
        <w:tab/>
        <w:t>a specific field or set, ordered by its value. This allow to support efficient equality matches and range-based query operations and they can be easily used to sort results with low computational cost.</w:t>
      </w:r>
    </w:p>
    <w:p w14:paraId="63768BD4" w14:textId="7CEEB4D4" w:rsidR="00662A70" w:rsidRDefault="00662A70" w:rsidP="00662A70">
      <w:pPr>
        <w:rPr>
          <w:i/>
          <w:sz w:val="22"/>
          <w:szCs w:val="22"/>
          <w:lang w:val="en-US" w:eastAsia="zh-CN" w:bidi="hi-IN"/>
        </w:rPr>
      </w:pPr>
      <w:r>
        <w:rPr>
          <w:sz w:val="22"/>
          <w:szCs w:val="22"/>
          <w:lang w:val="en-US" w:eastAsia="zh-CN" w:bidi="hi-IN"/>
        </w:rPr>
        <w:t xml:space="preserve">Every collection has an unique default index </w:t>
      </w:r>
      <w:r>
        <w:rPr>
          <w:i/>
          <w:sz w:val="22"/>
          <w:szCs w:val="22"/>
          <w:lang w:val="en-US" w:eastAsia="zh-CN" w:bidi="hi-IN"/>
        </w:rPr>
        <w:t xml:space="preserve">_id, </w:t>
      </w:r>
      <w:r>
        <w:rPr>
          <w:sz w:val="22"/>
          <w:szCs w:val="22"/>
          <w:lang w:val="en-US" w:eastAsia="zh-CN" w:bidi="hi-IN"/>
        </w:rPr>
        <w:t>created during the creation of the collection and, if not specified in other ways, calculated on the timestamp of the operative system. It could be considered the primary key as it prevents clients from inserting duplicates and as consequence it cannot be dropped.</w:t>
      </w:r>
      <w:r>
        <w:rPr>
          <w:i/>
          <w:sz w:val="22"/>
          <w:szCs w:val="22"/>
          <w:lang w:val="en-US" w:eastAsia="zh-CN" w:bidi="hi-IN"/>
        </w:rPr>
        <w:t xml:space="preserve"> </w:t>
      </w:r>
    </w:p>
    <w:p w14:paraId="6C9C1BBA" w14:textId="40BD399D" w:rsidR="004B413A" w:rsidRDefault="004B413A" w:rsidP="00662A70">
      <w:pPr>
        <w:rPr>
          <w:sz w:val="22"/>
          <w:szCs w:val="22"/>
          <w:lang w:val="en-US" w:eastAsia="zh-CN" w:bidi="hi-IN"/>
        </w:rPr>
      </w:pPr>
      <w:r>
        <w:rPr>
          <w:sz w:val="22"/>
          <w:szCs w:val="22"/>
          <w:lang w:val="en-US" w:eastAsia="zh-CN" w:bidi="hi-IN"/>
        </w:rPr>
        <w:t xml:space="preserve">In sharded clusters </w:t>
      </w:r>
      <w:r>
        <w:rPr>
          <w:i/>
          <w:sz w:val="22"/>
          <w:szCs w:val="22"/>
          <w:lang w:val="en-US" w:eastAsia="zh-CN" w:bidi="hi-IN"/>
        </w:rPr>
        <w:t xml:space="preserve">_id </w:t>
      </w:r>
      <w:r>
        <w:rPr>
          <w:sz w:val="22"/>
          <w:szCs w:val="22"/>
          <w:lang w:val="en-US" w:eastAsia="zh-CN" w:bidi="hi-IN"/>
        </w:rPr>
        <w:t xml:space="preserve">is used as default </w:t>
      </w:r>
      <w:r>
        <w:rPr>
          <w:i/>
          <w:sz w:val="22"/>
          <w:szCs w:val="22"/>
          <w:lang w:val="en-US" w:eastAsia="zh-CN" w:bidi="hi-IN"/>
        </w:rPr>
        <w:t>Shard Key</w:t>
      </w:r>
      <w:r>
        <w:rPr>
          <w:sz w:val="22"/>
          <w:szCs w:val="22"/>
          <w:lang w:val="en-US" w:eastAsia="zh-CN" w:bidi="hi-IN"/>
        </w:rPr>
        <w:t>, if another field is specified then it must be enforced to be unique.</w:t>
      </w:r>
    </w:p>
    <w:p w14:paraId="36581D98" w14:textId="551A9C4E" w:rsidR="004B413A" w:rsidRDefault="004B413A" w:rsidP="00662A70">
      <w:pPr>
        <w:rPr>
          <w:sz w:val="22"/>
          <w:szCs w:val="22"/>
          <w:lang w:val="en-US" w:eastAsia="zh-CN" w:bidi="hi-IN"/>
        </w:rPr>
      </w:pPr>
      <w:r>
        <w:rPr>
          <w:sz w:val="22"/>
          <w:szCs w:val="22"/>
          <w:lang w:val="en-US" w:eastAsia="zh-CN" w:bidi="hi-IN"/>
        </w:rPr>
        <w:t>Indexes typologies are:</w:t>
      </w:r>
    </w:p>
    <w:p w14:paraId="50A853D1" w14:textId="78606462" w:rsidR="004B413A" w:rsidRDefault="004B413A" w:rsidP="004B413A">
      <w:pPr>
        <w:pStyle w:val="Paragrafoelenco"/>
        <w:numPr>
          <w:ilvl w:val="0"/>
          <w:numId w:val="47"/>
        </w:numPr>
        <w:rPr>
          <w:sz w:val="22"/>
          <w:szCs w:val="22"/>
          <w:lang w:val="en-US" w:eastAsia="zh-CN" w:bidi="hi-IN"/>
        </w:rPr>
      </w:pPr>
      <w:r>
        <w:rPr>
          <w:b/>
          <w:sz w:val="22"/>
          <w:szCs w:val="22"/>
          <w:lang w:val="en-US" w:eastAsia="zh-CN" w:bidi="hi-IN"/>
        </w:rPr>
        <w:t xml:space="preserve">Single Field Index: </w:t>
      </w:r>
      <w:r>
        <w:rPr>
          <w:sz w:val="22"/>
          <w:szCs w:val="22"/>
          <w:lang w:val="en-US" w:eastAsia="zh-CN" w:bidi="hi-IN"/>
        </w:rPr>
        <w:t>classic index on a single field, it can be traversed in both directions for sorting</w:t>
      </w:r>
    </w:p>
    <w:p w14:paraId="24F7F38C" w14:textId="4A577726" w:rsidR="004B413A" w:rsidRPr="004B413A" w:rsidRDefault="004B413A" w:rsidP="004B413A">
      <w:pPr>
        <w:pStyle w:val="Paragrafoelenco"/>
        <w:numPr>
          <w:ilvl w:val="0"/>
          <w:numId w:val="47"/>
        </w:numPr>
        <w:rPr>
          <w:sz w:val="22"/>
          <w:szCs w:val="22"/>
          <w:lang w:val="en-US" w:eastAsia="zh-CN" w:bidi="hi-IN"/>
        </w:rPr>
      </w:pPr>
      <w:r>
        <w:rPr>
          <w:b/>
          <w:sz w:val="22"/>
          <w:szCs w:val="22"/>
          <w:lang w:val="en-US" w:eastAsia="zh-CN" w:bidi="hi-IN"/>
        </w:rPr>
        <w:t>Compound Index:</w:t>
      </w:r>
      <w:r>
        <w:rPr>
          <w:lang w:val="en-US" w:eastAsia="zh-CN" w:bidi="hi-IN"/>
        </w:rPr>
        <w:t xml:space="preserve"> </w:t>
      </w:r>
      <w:r>
        <w:rPr>
          <w:sz w:val="22"/>
          <w:lang w:val="en-US" w:eastAsia="zh-CN" w:bidi="hi-IN"/>
        </w:rPr>
        <w:t>index on multiple fields, during creation the sorting order must be specified for each field, having 1 for ascending order and  -1 for descending, then they are sequentially applied.</w:t>
      </w:r>
    </w:p>
    <w:p w14:paraId="1882B8A3" w14:textId="1D9EDCC4" w:rsidR="004B413A" w:rsidRPr="004B413A" w:rsidRDefault="004B413A" w:rsidP="004B413A">
      <w:pPr>
        <w:pStyle w:val="Paragrafoelenco"/>
        <w:numPr>
          <w:ilvl w:val="0"/>
          <w:numId w:val="47"/>
        </w:numPr>
        <w:rPr>
          <w:sz w:val="22"/>
          <w:szCs w:val="22"/>
          <w:lang w:val="en-US" w:eastAsia="zh-CN" w:bidi="hi-IN"/>
        </w:rPr>
      </w:pPr>
      <w:r>
        <w:rPr>
          <w:b/>
          <w:sz w:val="22"/>
          <w:szCs w:val="22"/>
          <w:lang w:val="en-US" w:eastAsia="zh-CN" w:bidi="hi-IN"/>
        </w:rPr>
        <w:t>Multikey Index:</w:t>
      </w:r>
      <w:r>
        <w:rPr>
          <w:lang w:val="en-US" w:eastAsia="zh-CN" w:bidi="hi-IN"/>
        </w:rPr>
        <w:t xml:space="preserve"> </w:t>
      </w:r>
      <w:r>
        <w:rPr>
          <w:sz w:val="22"/>
          <w:lang w:val="en-US" w:eastAsia="zh-CN" w:bidi="hi-IN"/>
        </w:rPr>
        <w:t>when a compound index holds an array value then it becomes a multikey index having a different key on each element of the array for many combination with other fields within the index. It is not possible to have more than an array field in an index of this type.</w:t>
      </w:r>
    </w:p>
    <w:p w14:paraId="72880053" w14:textId="3773C624" w:rsidR="004B413A" w:rsidRPr="006867B8" w:rsidRDefault="00B13B4C" w:rsidP="004B413A">
      <w:pPr>
        <w:pStyle w:val="Paragrafoelenco"/>
        <w:numPr>
          <w:ilvl w:val="0"/>
          <w:numId w:val="47"/>
        </w:numPr>
        <w:rPr>
          <w:sz w:val="22"/>
          <w:szCs w:val="22"/>
          <w:lang w:val="en-US" w:eastAsia="zh-CN" w:bidi="hi-IN"/>
        </w:rPr>
      </w:pPr>
      <w:r>
        <w:rPr>
          <w:b/>
          <w:sz w:val="22"/>
          <w:szCs w:val="22"/>
          <w:lang w:val="en-US" w:eastAsia="zh-CN" w:bidi="hi-IN"/>
        </w:rPr>
        <w:t>Geospatial Index:</w:t>
      </w:r>
      <w:r>
        <w:rPr>
          <w:lang w:val="en-US" w:eastAsia="zh-CN" w:bidi="hi-IN"/>
        </w:rPr>
        <w:t xml:space="preserve"> </w:t>
      </w:r>
      <w:r>
        <w:rPr>
          <w:sz w:val="22"/>
          <w:lang w:val="en-US" w:eastAsia="zh-CN" w:bidi="hi-IN"/>
        </w:rPr>
        <w:t xml:space="preserve">index that is used for geospatial coordinate data, they can be </w:t>
      </w:r>
      <w:r>
        <w:rPr>
          <w:i/>
          <w:sz w:val="22"/>
          <w:lang w:val="en-US" w:eastAsia="zh-CN" w:bidi="hi-IN"/>
        </w:rPr>
        <w:t xml:space="preserve">2d indexes </w:t>
      </w:r>
      <w:r>
        <w:rPr>
          <w:sz w:val="22"/>
          <w:lang w:val="en-US" w:eastAsia="zh-CN" w:bidi="hi-IN"/>
        </w:rPr>
        <w:t xml:space="preserve">for planar geography or </w:t>
      </w:r>
      <w:r>
        <w:rPr>
          <w:i/>
          <w:sz w:val="22"/>
          <w:lang w:val="en-US" w:eastAsia="zh-CN" w:bidi="hi-IN"/>
        </w:rPr>
        <w:t xml:space="preserve">2dsphere </w:t>
      </w:r>
      <w:r>
        <w:rPr>
          <w:sz w:val="22"/>
          <w:lang w:val="en-US" w:eastAsia="zh-CN" w:bidi="hi-IN"/>
        </w:rPr>
        <w:t>for spherical geometry.</w:t>
      </w:r>
    </w:p>
    <w:p w14:paraId="6F852CEA" w14:textId="512ECC5B" w:rsidR="006867B8" w:rsidRDefault="006867B8" w:rsidP="004B413A">
      <w:pPr>
        <w:pStyle w:val="Paragrafoelenco"/>
        <w:numPr>
          <w:ilvl w:val="0"/>
          <w:numId w:val="47"/>
        </w:numPr>
        <w:rPr>
          <w:sz w:val="22"/>
          <w:szCs w:val="22"/>
          <w:lang w:val="en-US" w:eastAsia="zh-CN" w:bidi="hi-IN"/>
        </w:rPr>
      </w:pPr>
      <w:r>
        <w:rPr>
          <w:b/>
          <w:sz w:val="22"/>
          <w:szCs w:val="22"/>
          <w:lang w:val="en-US" w:eastAsia="zh-CN" w:bidi="hi-IN"/>
        </w:rPr>
        <w:t xml:space="preserve">Text Index: </w:t>
      </w:r>
      <w:r>
        <w:rPr>
          <w:sz w:val="22"/>
          <w:szCs w:val="22"/>
          <w:lang w:val="en-US" w:eastAsia="zh-CN" w:bidi="hi-IN"/>
        </w:rPr>
        <w:t>an index that supports searching for string content, but it can only store ‘root’ words, for example it cannot store words like “the”, “a”, “or” etc.</w:t>
      </w:r>
    </w:p>
    <w:p w14:paraId="0B629F32" w14:textId="0A270FDD" w:rsidR="006867B8" w:rsidRDefault="006867B8" w:rsidP="004B413A">
      <w:pPr>
        <w:pStyle w:val="Paragrafoelenco"/>
        <w:numPr>
          <w:ilvl w:val="0"/>
          <w:numId w:val="47"/>
        </w:numPr>
        <w:rPr>
          <w:sz w:val="22"/>
          <w:szCs w:val="22"/>
          <w:lang w:val="en-US" w:eastAsia="zh-CN" w:bidi="hi-IN"/>
        </w:rPr>
      </w:pPr>
      <w:r>
        <w:rPr>
          <w:b/>
          <w:sz w:val="22"/>
          <w:szCs w:val="22"/>
          <w:lang w:val="en-US" w:eastAsia="zh-CN" w:bidi="hi-IN"/>
        </w:rPr>
        <w:t>Hashed Index:</w:t>
      </w:r>
      <w:r>
        <w:rPr>
          <w:sz w:val="22"/>
          <w:szCs w:val="22"/>
          <w:lang w:val="en-US" w:eastAsia="zh-CN" w:bidi="hi-IN"/>
        </w:rPr>
        <w:t xml:space="preserve"> this index is used to support has based sharding so it indexes the hash of the value of a field. It can be used only for equality matches and cannot support range-based queries.</w:t>
      </w:r>
    </w:p>
    <w:p w14:paraId="17984271" w14:textId="77777777" w:rsidR="006867B8" w:rsidRDefault="006867B8" w:rsidP="006867B8">
      <w:pPr>
        <w:pStyle w:val="Paragrafoelenco"/>
        <w:rPr>
          <w:sz w:val="22"/>
          <w:szCs w:val="22"/>
          <w:lang w:val="en-US" w:eastAsia="zh-CN" w:bidi="hi-IN"/>
        </w:rPr>
      </w:pPr>
    </w:p>
    <w:p w14:paraId="1F2AB421" w14:textId="77777777" w:rsidR="000514AC" w:rsidRDefault="006867B8" w:rsidP="006867B8">
      <w:pPr>
        <w:rPr>
          <w:sz w:val="22"/>
          <w:lang w:val="en-US" w:eastAsia="zh-CN" w:bidi="hi-IN"/>
        </w:rPr>
      </w:pPr>
      <w:r w:rsidRPr="006867B8">
        <w:rPr>
          <w:i/>
          <w:sz w:val="22"/>
          <w:lang w:val="en-US" w:eastAsia="zh-CN" w:bidi="hi-IN"/>
        </w:rPr>
        <w:t>Hashed Indexes</w:t>
      </w:r>
      <w:r>
        <w:rPr>
          <w:sz w:val="22"/>
          <w:lang w:val="en-US" w:eastAsia="zh-CN" w:bidi="hi-IN"/>
        </w:rPr>
        <w:t xml:space="preserve"> are very important for Mongo scalability </w:t>
      </w:r>
      <w:r w:rsidR="000514AC">
        <w:rPr>
          <w:sz w:val="22"/>
          <w:lang w:val="en-US" w:eastAsia="zh-CN" w:bidi="hi-IN"/>
        </w:rPr>
        <w:t xml:space="preserve">on multiple nodes </w:t>
      </w:r>
    </w:p>
    <w:p w14:paraId="1C005013" w14:textId="1B4C6FCE" w:rsidR="006867B8" w:rsidRDefault="006867B8" w:rsidP="006867B8">
      <w:pPr>
        <w:rPr>
          <w:lang w:val="en-US" w:eastAsia="zh-CN" w:bidi="hi-IN"/>
        </w:rPr>
      </w:pPr>
      <w:r>
        <w:rPr>
          <w:sz w:val="22"/>
          <w:lang w:val="en-US" w:eastAsia="zh-CN" w:bidi="hi-IN"/>
        </w:rPr>
        <w:t xml:space="preserve">and they have been used in the evaluation to support all tests with a multi node database. They use </w:t>
      </w:r>
      <w:r w:rsidR="000514AC">
        <w:rPr>
          <w:sz w:val="22"/>
          <w:lang w:val="en-US" w:eastAsia="zh-CN" w:bidi="hi-IN"/>
        </w:rPr>
        <w:t>a</w:t>
      </w:r>
      <w:r>
        <w:rPr>
          <w:sz w:val="22"/>
          <w:lang w:val="en-US" w:eastAsia="zh-CN" w:bidi="hi-IN"/>
        </w:rPr>
        <w:t xml:space="preserve"> hashing function that collapses embedded documents and then computes the has</w:t>
      </w:r>
      <w:ins w:id="80" w:author="Michele Romani" w:date="2017-03-04T15:42:00Z">
        <w:r w:rsidR="00F73BF3">
          <w:rPr>
            <w:sz w:val="22"/>
            <w:lang w:val="en-US" w:eastAsia="zh-CN" w:bidi="hi-IN"/>
          </w:rPr>
          <w:t>h</w:t>
        </w:r>
      </w:ins>
      <w:r>
        <w:rPr>
          <w:sz w:val="22"/>
          <w:lang w:val="en-US" w:eastAsia="zh-CN" w:bidi="hi-IN"/>
        </w:rPr>
        <w:t xml:space="preserve"> for the entire value.</w:t>
      </w:r>
    </w:p>
    <w:p w14:paraId="0CFF0EFD" w14:textId="43840A26" w:rsidR="00410EC0" w:rsidRPr="00E632C8" w:rsidRDefault="006867B8" w:rsidP="00E632C8">
      <w:pPr>
        <w:rPr>
          <w:sz w:val="22"/>
          <w:szCs w:val="22"/>
          <w:lang w:val="en-US" w:eastAsia="zh-CN" w:bidi="hi-IN"/>
        </w:rPr>
      </w:pPr>
      <w:r>
        <w:rPr>
          <w:sz w:val="22"/>
          <w:lang w:val="en-US" w:eastAsia="zh-CN" w:bidi="hi-IN"/>
        </w:rPr>
        <w:t xml:space="preserve">Since Mongo automatically computes the hashes when resolving queries, user applications do not need to compute them </w:t>
      </w:r>
      <w:r w:rsidR="00E632C8">
        <w:rPr>
          <w:sz w:val="22"/>
          <w:lang w:val="en-US" w:eastAsia="zh-CN" w:bidi="hi-IN"/>
        </w:rPr>
        <w:t>resulting in higher performance</w:t>
      </w:r>
    </w:p>
    <w:p w14:paraId="02C4BFAF" w14:textId="7D794DB2" w:rsidR="00C11450" w:rsidRPr="00BF5167" w:rsidRDefault="00C11450" w:rsidP="00A953C4">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US" w:eastAsia="zh-CN" w:bidi="hi-IN"/>
        </w:rPr>
      </w:pPr>
      <w:r w:rsidRPr="00BF5167">
        <w:rPr>
          <w:b/>
          <w:bCs/>
          <w:color w:val="000000" w:themeColor="text1"/>
          <w:kern w:val="3"/>
          <w:sz w:val="28"/>
          <w:szCs w:val="28"/>
          <w:lang w:val="en-US" w:eastAsia="zh-CN" w:bidi="hi-IN"/>
        </w:rPr>
        <w:lastRenderedPageBreak/>
        <w:t xml:space="preserve"> </w:t>
      </w:r>
      <w:bookmarkStart w:id="81" w:name="_Toc475293628"/>
      <w:r w:rsidRPr="00BF5167">
        <w:rPr>
          <w:b/>
          <w:bCs/>
          <w:color w:val="000000" w:themeColor="text1"/>
          <w:kern w:val="3"/>
          <w:sz w:val="28"/>
          <w:szCs w:val="28"/>
          <w:lang w:val="en-US" w:eastAsia="zh-CN" w:bidi="hi-IN"/>
        </w:rPr>
        <w:t>Storage engine</w:t>
      </w:r>
      <w:r w:rsidR="00B056C1">
        <w:rPr>
          <w:b/>
          <w:bCs/>
          <w:color w:val="000000" w:themeColor="text1"/>
          <w:kern w:val="3"/>
          <w:sz w:val="28"/>
          <w:szCs w:val="28"/>
          <w:lang w:val="en-US" w:eastAsia="zh-CN" w:bidi="hi-IN"/>
        </w:rPr>
        <w:t xml:space="preserve"> </w:t>
      </w:r>
      <w:r w:rsidR="00B056C1">
        <w:rPr>
          <w:b/>
          <w:bCs/>
          <w:color w:val="FF0000"/>
          <w:kern w:val="3"/>
          <w:sz w:val="28"/>
          <w:szCs w:val="28"/>
          <w:lang w:val="en-US" w:eastAsia="zh-CN" w:bidi="hi-IN"/>
        </w:rPr>
        <w:t>// description of MMaVP1 and Wired Tiger</w:t>
      </w:r>
      <w:bookmarkEnd w:id="81"/>
    </w:p>
    <w:p w14:paraId="33CBA40D" w14:textId="0D917E8D" w:rsidR="00C11450" w:rsidRPr="00BF5167" w:rsidRDefault="00C11450" w:rsidP="00A953C4">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US" w:eastAsia="zh-CN" w:bidi="hi-IN"/>
        </w:rPr>
      </w:pPr>
      <w:r w:rsidRPr="00BF5167">
        <w:rPr>
          <w:b/>
          <w:bCs/>
          <w:color w:val="000000" w:themeColor="text1"/>
          <w:kern w:val="3"/>
          <w:sz w:val="28"/>
          <w:szCs w:val="28"/>
          <w:lang w:val="en-US" w:eastAsia="zh-CN" w:bidi="hi-IN"/>
        </w:rPr>
        <w:t xml:space="preserve"> </w:t>
      </w:r>
      <w:bookmarkStart w:id="82" w:name="_Toc475293629"/>
      <w:r w:rsidRPr="00BF5167">
        <w:rPr>
          <w:b/>
          <w:bCs/>
          <w:color w:val="000000" w:themeColor="text1"/>
          <w:kern w:val="3"/>
          <w:sz w:val="28"/>
          <w:szCs w:val="28"/>
          <w:lang w:val="en-US" w:eastAsia="zh-CN" w:bidi="hi-IN"/>
        </w:rPr>
        <w:t>Security</w:t>
      </w:r>
      <w:r w:rsidR="00B056C1">
        <w:rPr>
          <w:b/>
          <w:bCs/>
          <w:color w:val="000000" w:themeColor="text1"/>
          <w:kern w:val="3"/>
          <w:sz w:val="28"/>
          <w:szCs w:val="28"/>
          <w:lang w:val="en-US" w:eastAsia="zh-CN" w:bidi="hi-IN"/>
        </w:rPr>
        <w:t xml:space="preserve"> </w:t>
      </w:r>
      <w:r w:rsidR="00B056C1">
        <w:rPr>
          <w:b/>
          <w:bCs/>
          <w:color w:val="FF0000"/>
          <w:kern w:val="3"/>
          <w:sz w:val="28"/>
          <w:szCs w:val="28"/>
          <w:lang w:val="en-US" w:eastAsia="zh-CN" w:bidi="hi-IN"/>
        </w:rPr>
        <w:t>//description of security</w:t>
      </w:r>
      <w:bookmarkEnd w:id="82"/>
      <w:r w:rsidR="00B056C1">
        <w:rPr>
          <w:b/>
          <w:bCs/>
          <w:color w:val="FF0000"/>
          <w:kern w:val="3"/>
          <w:sz w:val="28"/>
          <w:szCs w:val="28"/>
          <w:lang w:val="en-US" w:eastAsia="zh-CN" w:bidi="hi-IN"/>
        </w:rPr>
        <w:t xml:space="preserve"> </w:t>
      </w:r>
    </w:p>
    <w:p w14:paraId="070281B7" w14:textId="412066FF" w:rsidR="00A93836" w:rsidRPr="00BF5167" w:rsidRDefault="00C11450" w:rsidP="00A953C4">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US" w:eastAsia="zh-CN" w:bidi="hi-IN"/>
        </w:rPr>
      </w:pPr>
      <w:r w:rsidRPr="00BF5167">
        <w:rPr>
          <w:b/>
          <w:bCs/>
          <w:color w:val="000000" w:themeColor="text1"/>
          <w:kern w:val="3"/>
          <w:sz w:val="28"/>
          <w:szCs w:val="28"/>
          <w:lang w:val="en-US" w:eastAsia="zh-CN" w:bidi="hi-IN"/>
        </w:rPr>
        <w:t xml:space="preserve"> </w:t>
      </w:r>
      <w:bookmarkStart w:id="83" w:name="_Toc475293630"/>
      <w:r w:rsidR="00A93836" w:rsidRPr="00BF5167">
        <w:rPr>
          <w:b/>
          <w:bCs/>
          <w:color w:val="000000" w:themeColor="text1"/>
          <w:kern w:val="3"/>
          <w:sz w:val="28"/>
          <w:szCs w:val="28"/>
          <w:lang w:val="en-US" w:eastAsia="zh-CN" w:bidi="hi-IN"/>
        </w:rPr>
        <w:t>High Availability</w:t>
      </w:r>
      <w:bookmarkEnd w:id="83"/>
    </w:p>
    <w:p w14:paraId="22D2A57A" w14:textId="0D141810" w:rsidR="00A93836" w:rsidRPr="00BF5167" w:rsidRDefault="00C11450" w:rsidP="00C11450">
      <w:pPr>
        <w:pStyle w:val="Titolo3"/>
        <w:rPr>
          <w:color w:val="000000" w:themeColor="text1"/>
          <w:lang w:val="en-US" w:eastAsia="zh-CN" w:bidi="hi-IN"/>
        </w:rPr>
      </w:pPr>
      <w:r w:rsidRPr="00BF5167">
        <w:rPr>
          <w:color w:val="000000" w:themeColor="text1"/>
          <w:lang w:val="en-US" w:eastAsia="zh-CN" w:bidi="hi-IN"/>
        </w:rPr>
        <w:t xml:space="preserve"> </w:t>
      </w:r>
      <w:bookmarkStart w:id="84" w:name="_Toc475293631"/>
      <w:r w:rsidRPr="00BF5167">
        <w:rPr>
          <w:color w:val="000000" w:themeColor="text1"/>
          <w:lang w:val="en-US" w:eastAsia="zh-CN" w:bidi="hi-IN"/>
        </w:rPr>
        <w:t>Replica Set</w:t>
      </w:r>
      <w:r w:rsidR="004641C5">
        <w:rPr>
          <w:color w:val="000000" w:themeColor="text1"/>
          <w:lang w:val="en-US" w:eastAsia="zh-CN" w:bidi="hi-IN"/>
        </w:rPr>
        <w:t xml:space="preserve"> and Server Selection Algorithm </w:t>
      </w:r>
      <w:r w:rsidR="00B056C1">
        <w:rPr>
          <w:color w:val="FF0000"/>
          <w:lang w:val="en-US" w:eastAsia="zh-CN" w:bidi="hi-IN"/>
        </w:rPr>
        <w:t>//description of the funcionality</w:t>
      </w:r>
      <w:bookmarkEnd w:id="84"/>
    </w:p>
    <w:p w14:paraId="0C241E82" w14:textId="6961ADB4" w:rsidR="00C11450" w:rsidRPr="00BF5167" w:rsidRDefault="00C11450" w:rsidP="00C11450">
      <w:pPr>
        <w:pStyle w:val="Titolo3"/>
        <w:rPr>
          <w:color w:val="000000" w:themeColor="text1"/>
          <w:lang w:val="en-US" w:eastAsia="zh-CN" w:bidi="hi-IN"/>
        </w:rPr>
      </w:pPr>
      <w:r w:rsidRPr="00BF5167">
        <w:rPr>
          <w:color w:val="000000" w:themeColor="text1"/>
          <w:lang w:val="en-US" w:eastAsia="zh-CN" w:bidi="hi-IN"/>
        </w:rPr>
        <w:t xml:space="preserve"> </w:t>
      </w:r>
      <w:bookmarkStart w:id="85" w:name="_Toc475293632"/>
      <w:r w:rsidRPr="00BF5167">
        <w:rPr>
          <w:color w:val="000000" w:themeColor="text1"/>
          <w:lang w:val="en-US" w:eastAsia="zh-CN" w:bidi="hi-IN"/>
        </w:rPr>
        <w:t>Automatic failover and data redundancy</w:t>
      </w:r>
      <w:r w:rsidR="00B056C1">
        <w:rPr>
          <w:color w:val="FF0000"/>
          <w:lang w:val="en-US" w:eastAsia="zh-CN" w:bidi="hi-IN"/>
        </w:rPr>
        <w:t>//description of the funcionality</w:t>
      </w:r>
      <w:bookmarkEnd w:id="85"/>
    </w:p>
    <w:p w14:paraId="07E5F7ED" w14:textId="77777777" w:rsidR="00BF5167" w:rsidRPr="00BF5167" w:rsidRDefault="00C11450" w:rsidP="00BF5167">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US" w:eastAsia="zh-CN" w:bidi="hi-IN"/>
        </w:rPr>
      </w:pPr>
      <w:r w:rsidRPr="00BF5167">
        <w:rPr>
          <w:b/>
          <w:bCs/>
          <w:color w:val="000000" w:themeColor="text1"/>
          <w:kern w:val="3"/>
          <w:sz w:val="28"/>
          <w:szCs w:val="28"/>
          <w:lang w:val="en-US" w:eastAsia="zh-CN" w:bidi="hi-IN"/>
        </w:rPr>
        <w:t xml:space="preserve"> </w:t>
      </w:r>
      <w:bookmarkStart w:id="86" w:name="_Toc475293633"/>
      <w:r w:rsidR="00BF5167" w:rsidRPr="00BF5167">
        <w:rPr>
          <w:b/>
          <w:bCs/>
          <w:color w:val="000000" w:themeColor="text1"/>
          <w:kern w:val="3"/>
          <w:sz w:val="28"/>
          <w:szCs w:val="28"/>
          <w:lang w:val="en-US" w:eastAsia="zh-CN" w:bidi="hi-IN"/>
        </w:rPr>
        <w:t>Horizontal Scalability</w:t>
      </w:r>
      <w:bookmarkEnd w:id="86"/>
    </w:p>
    <w:p w14:paraId="1C64EA42" w14:textId="7042EDD1" w:rsidR="00BF5167" w:rsidRPr="008F7BD4" w:rsidRDefault="00BF5167" w:rsidP="00BF5167">
      <w:pPr>
        <w:pStyle w:val="Titolo3"/>
        <w:rPr>
          <w:color w:val="000000" w:themeColor="text1"/>
          <w:lang w:val="en-US" w:eastAsia="zh-CN" w:bidi="hi-IN"/>
        </w:rPr>
      </w:pPr>
      <w:r w:rsidRPr="008F7BD4">
        <w:rPr>
          <w:color w:val="000000" w:themeColor="text1"/>
          <w:lang w:val="en-US" w:eastAsia="zh-CN" w:bidi="hi-IN"/>
        </w:rPr>
        <w:t xml:space="preserve"> </w:t>
      </w:r>
      <w:bookmarkStart w:id="87" w:name="_Toc475293634"/>
      <w:r w:rsidRPr="008F7BD4">
        <w:rPr>
          <w:color w:val="000000" w:themeColor="text1"/>
          <w:lang w:val="en-US" w:eastAsia="zh-CN" w:bidi="hi-IN"/>
        </w:rPr>
        <w:t>Nodes</w:t>
      </w:r>
      <w:r w:rsidR="00B056C1">
        <w:rPr>
          <w:color w:val="FF0000"/>
          <w:lang w:val="en-US" w:eastAsia="zh-CN" w:bidi="hi-IN"/>
        </w:rPr>
        <w:t>//description of the funcionality</w:t>
      </w:r>
      <w:bookmarkEnd w:id="87"/>
    </w:p>
    <w:p w14:paraId="667BB16D" w14:textId="2DDDD69B" w:rsidR="00BF5167" w:rsidRPr="008F7BD4" w:rsidRDefault="00BF5167" w:rsidP="00BF5167">
      <w:pPr>
        <w:pStyle w:val="Titolo3"/>
        <w:rPr>
          <w:color w:val="000000" w:themeColor="text1"/>
          <w:lang w:val="en-US" w:eastAsia="zh-CN" w:bidi="hi-IN"/>
        </w:rPr>
      </w:pPr>
      <w:r w:rsidRPr="008F7BD4">
        <w:rPr>
          <w:color w:val="000000" w:themeColor="text1"/>
          <w:lang w:val="en-US" w:eastAsia="zh-CN" w:bidi="hi-IN"/>
        </w:rPr>
        <w:t xml:space="preserve"> </w:t>
      </w:r>
      <w:bookmarkStart w:id="88" w:name="_Toc475293635"/>
      <w:r w:rsidRPr="008F7BD4">
        <w:rPr>
          <w:color w:val="000000" w:themeColor="text1"/>
          <w:lang w:val="en-US" w:eastAsia="zh-CN" w:bidi="hi-IN"/>
        </w:rPr>
        <w:t>Shard</w:t>
      </w:r>
      <w:r w:rsidR="006C6D3F" w:rsidRPr="008F7BD4">
        <w:rPr>
          <w:color w:val="000000" w:themeColor="text1"/>
          <w:lang w:val="en-US" w:eastAsia="zh-CN" w:bidi="hi-IN"/>
        </w:rPr>
        <w:t xml:space="preserve"> keys</w:t>
      </w:r>
      <w:r w:rsidR="00B056C1">
        <w:rPr>
          <w:color w:val="FF0000"/>
          <w:lang w:val="en-US" w:eastAsia="zh-CN" w:bidi="hi-IN"/>
        </w:rPr>
        <w:t>//description of the funcionality</w:t>
      </w:r>
      <w:bookmarkEnd w:id="88"/>
    </w:p>
    <w:p w14:paraId="503C8961" w14:textId="5EA7F3CF" w:rsidR="006C6D3F" w:rsidRPr="008F7BD4" w:rsidRDefault="006C6D3F" w:rsidP="00BF5167">
      <w:pPr>
        <w:pStyle w:val="Titolo3"/>
        <w:rPr>
          <w:color w:val="000000" w:themeColor="text1"/>
          <w:lang w:val="en-US" w:eastAsia="zh-CN" w:bidi="hi-IN"/>
        </w:rPr>
      </w:pPr>
      <w:r w:rsidRPr="008F7BD4">
        <w:rPr>
          <w:color w:val="000000" w:themeColor="text1"/>
          <w:lang w:val="en-US" w:eastAsia="zh-CN" w:bidi="hi-IN"/>
        </w:rPr>
        <w:t xml:space="preserve"> </w:t>
      </w:r>
      <w:bookmarkStart w:id="89" w:name="_Toc475293636"/>
      <w:r w:rsidRPr="008F7BD4">
        <w:rPr>
          <w:color w:val="000000" w:themeColor="text1"/>
          <w:lang w:val="en-US" w:eastAsia="zh-CN" w:bidi="hi-IN"/>
        </w:rPr>
        <w:t>Hashed Sharding</w:t>
      </w:r>
      <w:r w:rsidR="00B056C1">
        <w:rPr>
          <w:color w:val="FF0000"/>
          <w:lang w:val="en-US" w:eastAsia="zh-CN" w:bidi="hi-IN"/>
        </w:rPr>
        <w:t>//description of the funcionality</w:t>
      </w:r>
      <w:bookmarkEnd w:id="89"/>
    </w:p>
    <w:p w14:paraId="516351BB" w14:textId="5BDA6653" w:rsidR="006C6D3F" w:rsidRPr="008F7BD4" w:rsidRDefault="00BF5167" w:rsidP="00BF5167">
      <w:pPr>
        <w:pStyle w:val="Titolo3"/>
        <w:rPr>
          <w:color w:val="000000" w:themeColor="text1"/>
          <w:lang w:val="en-US" w:eastAsia="zh-CN" w:bidi="hi-IN"/>
        </w:rPr>
      </w:pPr>
      <w:r w:rsidRPr="008F7BD4">
        <w:rPr>
          <w:color w:val="000000" w:themeColor="text1"/>
          <w:lang w:val="en-US" w:eastAsia="zh-CN" w:bidi="hi-IN"/>
        </w:rPr>
        <w:t xml:space="preserve"> </w:t>
      </w:r>
      <w:bookmarkStart w:id="90" w:name="_Toc475293637"/>
      <w:r w:rsidR="006C6D3F" w:rsidRPr="008F7BD4">
        <w:rPr>
          <w:color w:val="000000" w:themeColor="text1"/>
          <w:lang w:val="en-US" w:eastAsia="zh-CN" w:bidi="hi-IN"/>
        </w:rPr>
        <w:t>Ranged Sharding</w:t>
      </w:r>
      <w:r w:rsidR="00B056C1">
        <w:rPr>
          <w:color w:val="FF0000"/>
          <w:lang w:val="en-US" w:eastAsia="zh-CN" w:bidi="hi-IN"/>
        </w:rPr>
        <w:t>//description of the funcionality</w:t>
      </w:r>
      <w:bookmarkEnd w:id="90"/>
    </w:p>
    <w:p w14:paraId="32529F6E" w14:textId="25355723" w:rsidR="00BF5167" w:rsidRPr="008F7BD4" w:rsidRDefault="006C6D3F" w:rsidP="00BF5167">
      <w:pPr>
        <w:pStyle w:val="Titolo3"/>
        <w:rPr>
          <w:color w:val="000000" w:themeColor="text1"/>
          <w:lang w:val="en-US" w:eastAsia="zh-CN" w:bidi="hi-IN"/>
        </w:rPr>
      </w:pPr>
      <w:r w:rsidRPr="008F7BD4">
        <w:rPr>
          <w:color w:val="000000" w:themeColor="text1"/>
          <w:lang w:val="en-US" w:eastAsia="zh-CN" w:bidi="hi-IN"/>
        </w:rPr>
        <w:t xml:space="preserve"> </w:t>
      </w:r>
      <w:bookmarkStart w:id="91" w:name="_Toc475293638"/>
      <w:r w:rsidR="00BF5167" w:rsidRPr="008F7BD4">
        <w:rPr>
          <w:color w:val="000000" w:themeColor="text1"/>
          <w:lang w:val="en-US" w:eastAsia="zh-CN" w:bidi="hi-IN"/>
        </w:rPr>
        <w:t>Zones</w:t>
      </w:r>
      <w:r w:rsidR="00B056C1">
        <w:rPr>
          <w:color w:val="FF0000"/>
          <w:lang w:val="en-US" w:eastAsia="zh-CN" w:bidi="hi-IN"/>
        </w:rPr>
        <w:t>//description of the funcionality</w:t>
      </w:r>
      <w:bookmarkEnd w:id="91"/>
    </w:p>
    <w:p w14:paraId="72C2AAEE" w14:textId="5D82CB61" w:rsidR="00BF5167" w:rsidRPr="008F7BD4" w:rsidRDefault="00BF5167" w:rsidP="00C11450">
      <w:pPr>
        <w:keepNext/>
        <w:widowControl w:val="0"/>
        <w:numPr>
          <w:ilvl w:val="1"/>
          <w:numId w:val="8"/>
        </w:numPr>
        <w:tabs>
          <w:tab w:val="num" w:pos="360"/>
        </w:tabs>
        <w:suppressAutoHyphens/>
        <w:autoSpaceDN w:val="0"/>
        <w:spacing w:before="288" w:after="29"/>
        <w:ind w:left="0" w:firstLine="0"/>
        <w:textAlignment w:val="baseline"/>
        <w:outlineLvl w:val="1"/>
        <w:rPr>
          <w:b/>
          <w:color w:val="000000" w:themeColor="text1"/>
          <w:sz w:val="28"/>
          <w:szCs w:val="28"/>
          <w:lang w:val="en-US" w:eastAsia="zh-CN" w:bidi="hi-IN"/>
        </w:rPr>
      </w:pPr>
      <w:r w:rsidRPr="008F7BD4">
        <w:rPr>
          <w:b/>
          <w:bCs/>
          <w:color w:val="000000" w:themeColor="text1"/>
          <w:kern w:val="3"/>
          <w:sz w:val="28"/>
          <w:szCs w:val="28"/>
          <w:lang w:val="en-US" w:eastAsia="zh-CN" w:bidi="hi-IN"/>
        </w:rPr>
        <w:t xml:space="preserve"> </w:t>
      </w:r>
      <w:bookmarkStart w:id="92" w:name="_Toc475293639"/>
      <w:r w:rsidRPr="008F7BD4">
        <w:rPr>
          <w:b/>
          <w:bCs/>
          <w:color w:val="000000" w:themeColor="text1"/>
          <w:kern w:val="3"/>
          <w:sz w:val="28"/>
          <w:szCs w:val="28"/>
          <w:lang w:val="en-US" w:eastAsia="zh-CN" w:bidi="hi-IN"/>
        </w:rPr>
        <w:t>Some use cases</w:t>
      </w:r>
      <w:r w:rsidR="00B056C1">
        <w:rPr>
          <w:b/>
          <w:bCs/>
          <w:color w:val="000000" w:themeColor="text1"/>
          <w:kern w:val="3"/>
          <w:sz w:val="28"/>
          <w:szCs w:val="28"/>
          <w:lang w:val="en-US" w:eastAsia="zh-CN" w:bidi="hi-IN"/>
        </w:rPr>
        <w:t xml:space="preserve"> </w:t>
      </w:r>
      <w:r w:rsidR="00B056C1">
        <w:rPr>
          <w:b/>
          <w:bCs/>
          <w:color w:val="FF0000"/>
          <w:kern w:val="3"/>
          <w:sz w:val="28"/>
          <w:szCs w:val="28"/>
          <w:lang w:val="en-US" w:eastAsia="zh-CN" w:bidi="hi-IN"/>
        </w:rPr>
        <w:t>// description of Craiglist and a few other usecases</w:t>
      </w:r>
      <w:bookmarkEnd w:id="92"/>
    </w:p>
    <w:p w14:paraId="3D767FEB" w14:textId="7FBE30DE" w:rsidR="00A90C28" w:rsidRPr="008F7BD4" w:rsidRDefault="00A90C28" w:rsidP="00A90C28">
      <w:pPr>
        <w:keepNext/>
        <w:widowControl w:val="0"/>
        <w:numPr>
          <w:ilvl w:val="0"/>
          <w:numId w:val="8"/>
        </w:numPr>
        <w:tabs>
          <w:tab w:val="num" w:pos="360"/>
        </w:tabs>
        <w:suppressAutoHyphens/>
        <w:autoSpaceDN w:val="0"/>
        <w:spacing w:before="850" w:after="29"/>
        <w:ind w:left="0" w:firstLine="0"/>
        <w:textAlignment w:val="baseline"/>
        <w:outlineLvl w:val="0"/>
        <w:rPr>
          <w:b/>
          <w:color w:val="000000" w:themeColor="text1"/>
          <w:sz w:val="28"/>
          <w:szCs w:val="28"/>
          <w:lang w:val="en-US" w:eastAsia="zh-CN" w:bidi="hi-IN"/>
        </w:rPr>
      </w:pPr>
      <w:bookmarkStart w:id="93" w:name="_Toc475293640"/>
      <w:r w:rsidRPr="008F7BD4">
        <w:rPr>
          <w:b/>
          <w:bCs/>
          <w:color w:val="000000" w:themeColor="text1"/>
          <w:kern w:val="3"/>
          <w:sz w:val="28"/>
          <w:szCs w:val="28"/>
          <w:lang w:val="en-US" w:eastAsia="zh-CN" w:bidi="hi-IN"/>
        </w:rPr>
        <w:t>The Project: MongoDB Performance</w:t>
      </w:r>
      <w:bookmarkEnd w:id="93"/>
      <w:r w:rsidRPr="008F7BD4">
        <w:rPr>
          <w:b/>
          <w:bCs/>
          <w:color w:val="000000" w:themeColor="text1"/>
          <w:kern w:val="3"/>
          <w:sz w:val="28"/>
          <w:szCs w:val="28"/>
          <w:lang w:val="en-US" w:eastAsia="zh-CN" w:bidi="hi-IN"/>
        </w:rPr>
        <w:t xml:space="preserve"> </w:t>
      </w:r>
    </w:p>
    <w:p w14:paraId="570832BF" w14:textId="16B3E5B7" w:rsidR="00A90C28" w:rsidRDefault="00A90C28" w:rsidP="00A90C28">
      <w:pPr>
        <w:pStyle w:val="Titolo2"/>
        <w:rPr>
          <w:color w:val="000000" w:themeColor="text1"/>
          <w:lang w:val="en-US" w:eastAsia="zh-CN" w:bidi="hi-IN"/>
        </w:rPr>
      </w:pPr>
      <w:bookmarkStart w:id="94" w:name="_Toc475293641"/>
      <w:r w:rsidRPr="008F7BD4">
        <w:rPr>
          <w:color w:val="000000" w:themeColor="text1"/>
          <w:lang w:val="en-US" w:eastAsia="zh-CN" w:bidi="hi-IN"/>
        </w:rPr>
        <w:t>Aim of the project and beginning idea</w:t>
      </w:r>
      <w:bookmarkEnd w:id="94"/>
    </w:p>
    <w:p w14:paraId="0E804C94" w14:textId="7DC665FA" w:rsidR="007D3FAF" w:rsidRDefault="00741B67" w:rsidP="00B9213E">
      <w:pPr>
        <w:ind w:left="576"/>
        <w:rPr>
          <w:sz w:val="22"/>
          <w:szCs w:val="22"/>
          <w:lang w:val="en-US" w:eastAsia="zh-CN" w:bidi="hi-IN"/>
        </w:rPr>
      </w:pPr>
      <w:r w:rsidRPr="44035508">
        <w:rPr>
          <w:sz w:val="22"/>
          <w:szCs w:val="22"/>
          <w:lang w:val="en-US" w:eastAsia="zh-CN" w:bidi="hi-IN"/>
        </w:rPr>
        <w:t>W</w:t>
      </w:r>
      <w:r w:rsidR="007D3FAF" w:rsidRPr="44035508">
        <w:rPr>
          <w:sz w:val="22"/>
          <w:szCs w:val="22"/>
          <w:lang w:val="en-US" w:eastAsia="zh-CN" w:bidi="hi-IN"/>
        </w:rPr>
        <w:t xml:space="preserve">hen benchmarking a </w:t>
      </w:r>
      <w:r w:rsidR="008B7912" w:rsidRPr="44035508">
        <w:rPr>
          <w:sz w:val="22"/>
          <w:szCs w:val="22"/>
          <w:lang w:val="en-US" w:eastAsia="zh-CN" w:bidi="hi-IN"/>
        </w:rPr>
        <w:t>product,</w:t>
      </w:r>
      <w:r w:rsidR="007D3FAF" w:rsidRPr="44035508">
        <w:rPr>
          <w:sz w:val="22"/>
          <w:szCs w:val="22"/>
          <w:lang w:val="en-US" w:eastAsia="zh-CN" w:bidi="hi-IN"/>
        </w:rPr>
        <w:t xml:space="preserve"> the standard procedure is to compare it with its competitors, </w:t>
      </w:r>
      <w:r w:rsidRPr="44035508">
        <w:rPr>
          <w:sz w:val="22"/>
          <w:szCs w:val="22"/>
          <w:lang w:val="en-US" w:eastAsia="zh-CN" w:bidi="hi-IN"/>
        </w:rPr>
        <w:t xml:space="preserve">although </w:t>
      </w:r>
      <w:r w:rsidR="007D3FAF" w:rsidRPr="44035508">
        <w:rPr>
          <w:sz w:val="22"/>
          <w:szCs w:val="22"/>
          <w:lang w:val="en-US" w:eastAsia="zh-CN" w:bidi="hi-IN"/>
        </w:rPr>
        <w:t>it took a while to the company to decide which kind of analysis could better fit the availability of time and money.</w:t>
      </w:r>
    </w:p>
    <w:p w14:paraId="47E6A2A5" w14:textId="726DB157" w:rsidR="007D3FAF" w:rsidRDefault="007D3FAF" w:rsidP="00B9213E">
      <w:pPr>
        <w:ind w:left="576"/>
        <w:rPr>
          <w:sz w:val="22"/>
          <w:szCs w:val="22"/>
          <w:lang w:val="en-US" w:eastAsia="zh-CN" w:bidi="hi-IN"/>
        </w:rPr>
      </w:pPr>
      <w:r w:rsidRPr="44035508">
        <w:rPr>
          <w:sz w:val="22"/>
          <w:szCs w:val="22"/>
          <w:lang w:val="en-US" w:eastAsia="zh-CN" w:bidi="hi-IN"/>
        </w:rPr>
        <w:t xml:space="preserve">The beginning idea was in fact to build a software able to perform a stress test on different technologies, and then to compare those tests and choose the one who </w:t>
      </w:r>
      <w:r w:rsidR="0088275C" w:rsidRPr="44035508">
        <w:rPr>
          <w:sz w:val="22"/>
          <w:szCs w:val="22"/>
          <w:lang w:val="en-US" w:eastAsia="zh-CN" w:bidi="hi-IN"/>
        </w:rPr>
        <w:t>could best meet the requirements.</w:t>
      </w:r>
    </w:p>
    <w:p w14:paraId="75394D24" w14:textId="1411B382" w:rsidR="0088275C" w:rsidRDefault="0088275C" w:rsidP="00B9213E">
      <w:pPr>
        <w:ind w:left="576"/>
        <w:rPr>
          <w:sz w:val="22"/>
          <w:szCs w:val="22"/>
          <w:lang w:val="en-US" w:eastAsia="zh-CN" w:bidi="hi-IN"/>
        </w:rPr>
      </w:pPr>
      <w:r w:rsidRPr="44035508">
        <w:rPr>
          <w:sz w:val="22"/>
          <w:szCs w:val="22"/>
          <w:lang w:val="en-US" w:eastAsia="zh-CN" w:bidi="hi-IN"/>
        </w:rPr>
        <w:t>Technologies taken in account where MongoDB, Apache Cassandra and PostgreSQL with JSON datatype, but after a meeting with the customer we decided to choose one technology for a specific test using as measurement parameters many benchmarks found on the web and the apparent ease of use and configuration.</w:t>
      </w:r>
    </w:p>
    <w:p w14:paraId="1A772291" w14:textId="1D5D62CD" w:rsidR="0088275C" w:rsidRDefault="0088275C" w:rsidP="00B9213E">
      <w:pPr>
        <w:ind w:left="576"/>
        <w:rPr>
          <w:sz w:val="22"/>
          <w:szCs w:val="22"/>
          <w:lang w:val="en-US" w:eastAsia="zh-CN" w:bidi="hi-IN"/>
        </w:rPr>
      </w:pPr>
      <w:r w:rsidRPr="44035508">
        <w:rPr>
          <w:sz w:val="22"/>
          <w:szCs w:val="22"/>
          <w:lang w:val="en-US" w:eastAsia="zh-CN" w:bidi="hi-IN"/>
        </w:rPr>
        <w:t xml:space="preserve">PostgreSQL was discarded almost immediately due to lower performance confirmed by many tests, so MongoDB became the first choice thanks to its simplicity and, even if it seemed to have better results on most of the tests, Cassandra was left as second choice in case Mongo couldn’t satisfy the requirements. </w:t>
      </w:r>
    </w:p>
    <w:p w14:paraId="22A4160F" w14:textId="6CD106DF" w:rsidR="0088275C" w:rsidRDefault="0088275C" w:rsidP="00B9213E">
      <w:pPr>
        <w:ind w:left="576"/>
        <w:rPr>
          <w:sz w:val="22"/>
          <w:szCs w:val="22"/>
          <w:lang w:val="en-US" w:eastAsia="zh-CN" w:bidi="hi-IN"/>
        </w:rPr>
      </w:pPr>
      <w:r w:rsidRPr="44035508">
        <w:rPr>
          <w:sz w:val="22"/>
          <w:szCs w:val="22"/>
          <w:lang w:val="en-US" w:eastAsia="zh-CN" w:bidi="hi-IN"/>
        </w:rPr>
        <w:t xml:space="preserve">As mentioned in the introduction, the customer gave us </w:t>
      </w:r>
      <w:r w:rsidR="007B279D" w:rsidRPr="44035508">
        <w:rPr>
          <w:sz w:val="22"/>
          <w:szCs w:val="22"/>
          <w:lang w:val="en-US" w:eastAsia="zh-CN" w:bidi="hi-IN"/>
        </w:rPr>
        <w:t>specific necessities:</w:t>
      </w:r>
    </w:p>
    <w:p w14:paraId="4DB4CE0A" w14:textId="51D0569E" w:rsidR="007B279D" w:rsidRPr="007B279D" w:rsidRDefault="007B279D" w:rsidP="00B9213E">
      <w:pPr>
        <w:pStyle w:val="Paragrafoelenco"/>
        <w:numPr>
          <w:ilvl w:val="0"/>
          <w:numId w:val="33"/>
        </w:numPr>
        <w:ind w:left="2199"/>
        <w:rPr>
          <w:lang w:val="en-US" w:eastAsia="zh-CN" w:bidi="hi-IN"/>
        </w:rPr>
      </w:pPr>
      <w:r w:rsidRPr="44035508">
        <w:rPr>
          <w:sz w:val="22"/>
          <w:szCs w:val="22"/>
          <w:lang w:val="en-US" w:eastAsia="zh-CN" w:bidi="hi-IN"/>
        </w:rPr>
        <w:t xml:space="preserve">The software counts many hundred thousands of active users with thousands of records each one, so it </w:t>
      </w:r>
      <w:r w:rsidRPr="44035508">
        <w:rPr>
          <w:b/>
          <w:sz w:val="22"/>
          <w:szCs w:val="22"/>
          <w:lang w:val="en-US" w:eastAsia="zh-CN" w:bidi="hi-IN"/>
        </w:rPr>
        <w:t>should be able to support different millions of total records</w:t>
      </w:r>
      <w:r w:rsidRPr="44035508">
        <w:rPr>
          <w:sz w:val="22"/>
          <w:szCs w:val="22"/>
          <w:lang w:val="en-US" w:eastAsia="zh-CN" w:bidi="hi-IN"/>
        </w:rPr>
        <w:t>.</w:t>
      </w:r>
    </w:p>
    <w:p w14:paraId="4F8980A3" w14:textId="29D9C912" w:rsidR="007B279D" w:rsidRPr="007B279D" w:rsidRDefault="007B279D" w:rsidP="00B9213E">
      <w:pPr>
        <w:pStyle w:val="Paragrafoelenco"/>
        <w:numPr>
          <w:ilvl w:val="0"/>
          <w:numId w:val="33"/>
        </w:numPr>
        <w:ind w:left="2199"/>
        <w:rPr>
          <w:lang w:val="en-US" w:eastAsia="zh-CN" w:bidi="hi-IN"/>
        </w:rPr>
      </w:pPr>
      <w:r w:rsidRPr="44035508">
        <w:rPr>
          <w:sz w:val="22"/>
          <w:szCs w:val="22"/>
          <w:lang w:val="en-US" w:eastAsia="zh-CN" w:bidi="hi-IN"/>
        </w:rPr>
        <w:t xml:space="preserve">It works as a web application and needs to be responsive to give the user the best experience, it </w:t>
      </w:r>
      <w:r w:rsidRPr="44035508">
        <w:rPr>
          <w:b/>
          <w:sz w:val="22"/>
          <w:szCs w:val="22"/>
          <w:lang w:val="en-US" w:eastAsia="zh-CN" w:bidi="hi-IN"/>
        </w:rPr>
        <w:t>should query results in no more than 2 seconds.</w:t>
      </w:r>
    </w:p>
    <w:p w14:paraId="2303767B" w14:textId="4F8C6486" w:rsidR="007B279D" w:rsidRPr="007B279D" w:rsidRDefault="007B279D" w:rsidP="00B9213E">
      <w:pPr>
        <w:pStyle w:val="Paragrafoelenco"/>
        <w:numPr>
          <w:ilvl w:val="0"/>
          <w:numId w:val="33"/>
        </w:numPr>
        <w:ind w:left="2199"/>
        <w:rPr>
          <w:b/>
          <w:lang w:val="en-US" w:eastAsia="zh-CN" w:bidi="hi-IN"/>
        </w:rPr>
      </w:pPr>
      <w:r w:rsidRPr="44035508">
        <w:rPr>
          <w:sz w:val="22"/>
          <w:szCs w:val="22"/>
          <w:lang w:val="en-US" w:eastAsia="zh-CN" w:bidi="hi-IN"/>
        </w:rPr>
        <w:t xml:space="preserve">It contains important billing information, so </w:t>
      </w:r>
      <w:r w:rsidRPr="44035508">
        <w:rPr>
          <w:b/>
          <w:sz w:val="22"/>
          <w:szCs w:val="22"/>
          <w:lang w:val="en-US" w:eastAsia="zh-CN" w:bidi="hi-IN"/>
        </w:rPr>
        <w:t>there cannot be any data loss.</w:t>
      </w:r>
    </w:p>
    <w:p w14:paraId="57F95A7F" w14:textId="71F8EA78" w:rsidR="007B279D" w:rsidRPr="007247F8" w:rsidRDefault="007B279D" w:rsidP="00B9213E">
      <w:pPr>
        <w:pStyle w:val="Paragrafoelenco"/>
        <w:numPr>
          <w:ilvl w:val="0"/>
          <w:numId w:val="33"/>
        </w:numPr>
        <w:ind w:left="2199"/>
        <w:rPr>
          <w:b/>
          <w:lang w:val="en-US" w:eastAsia="zh-CN" w:bidi="hi-IN"/>
        </w:rPr>
      </w:pPr>
      <w:r w:rsidRPr="44035508">
        <w:rPr>
          <w:sz w:val="22"/>
          <w:szCs w:val="22"/>
          <w:lang w:val="en-US" w:eastAsia="zh-CN" w:bidi="hi-IN"/>
        </w:rPr>
        <w:t xml:space="preserve">The web application is online 24 hours a day, 7 days a week and it can only afford to stop only a few minutes when updating. So even in the time slots with more expected data load, </w:t>
      </w:r>
      <w:r w:rsidRPr="44035508">
        <w:rPr>
          <w:b/>
          <w:i/>
          <w:sz w:val="22"/>
          <w:szCs w:val="22"/>
          <w:lang w:val="en-US" w:eastAsia="zh-CN" w:bidi="hi-IN"/>
        </w:rPr>
        <w:t>any system crash must be prevented</w:t>
      </w:r>
      <w:r w:rsidRPr="44035508">
        <w:rPr>
          <w:sz w:val="22"/>
          <w:szCs w:val="22"/>
          <w:lang w:val="en-US" w:eastAsia="zh-CN" w:bidi="hi-IN"/>
        </w:rPr>
        <w:t>.</w:t>
      </w:r>
    </w:p>
    <w:p w14:paraId="7547E9F0" w14:textId="0247AEB5" w:rsidR="007247F8" w:rsidRPr="007247F8" w:rsidRDefault="007247F8" w:rsidP="00B9213E">
      <w:pPr>
        <w:ind w:left="576"/>
        <w:rPr>
          <w:b/>
          <w:lang w:val="en-US" w:eastAsia="zh-CN" w:bidi="hi-IN"/>
        </w:rPr>
      </w:pPr>
      <w:r w:rsidRPr="44035508">
        <w:rPr>
          <w:sz w:val="22"/>
          <w:szCs w:val="22"/>
          <w:lang w:val="en-US" w:eastAsia="zh-CN" w:bidi="hi-IN"/>
        </w:rPr>
        <w:t xml:space="preserve">The final aim of the project so </w:t>
      </w:r>
      <w:r w:rsidRPr="44035508">
        <w:rPr>
          <w:i/>
          <w:sz w:val="22"/>
          <w:szCs w:val="22"/>
          <w:lang w:val="en-US" w:eastAsia="zh-CN" w:bidi="hi-IN"/>
        </w:rPr>
        <w:t xml:space="preserve">is not a benchmark between different </w:t>
      </w:r>
      <w:r w:rsidR="00741B67" w:rsidRPr="44035508">
        <w:rPr>
          <w:i/>
          <w:sz w:val="22"/>
          <w:szCs w:val="22"/>
          <w:lang w:val="en-US" w:eastAsia="zh-CN" w:bidi="hi-IN"/>
        </w:rPr>
        <w:t xml:space="preserve">DMBS, </w:t>
      </w:r>
      <w:r w:rsidR="00741B67" w:rsidRPr="44035508">
        <w:rPr>
          <w:sz w:val="22"/>
          <w:szCs w:val="22"/>
          <w:lang w:val="en-US" w:eastAsia="zh-CN" w:bidi="hi-IN"/>
        </w:rPr>
        <w:t>but</w:t>
      </w:r>
      <w:r w:rsidRPr="44035508">
        <w:rPr>
          <w:sz w:val="22"/>
          <w:szCs w:val="22"/>
          <w:lang w:val="en-US" w:eastAsia="zh-CN" w:bidi="hi-IN"/>
        </w:rPr>
        <w:t xml:space="preserve"> a specific one performed on the chosen technology MongoDB with the possibility to be eventually extended to other technologies.</w:t>
      </w:r>
    </w:p>
    <w:p w14:paraId="0B4FC88F" w14:textId="30877DB2" w:rsidR="00A90C28" w:rsidRDefault="00A90C28" w:rsidP="00A90C28">
      <w:pPr>
        <w:pStyle w:val="Titolo2"/>
        <w:rPr>
          <w:color w:val="000000" w:themeColor="text1"/>
          <w:lang w:val="en-US" w:eastAsia="zh-CN" w:bidi="hi-IN"/>
        </w:rPr>
      </w:pPr>
      <w:bookmarkStart w:id="95" w:name="_Toc475293642"/>
      <w:r w:rsidRPr="008F7BD4">
        <w:rPr>
          <w:color w:val="000000" w:themeColor="text1"/>
          <w:lang w:val="en-US" w:eastAsia="zh-CN" w:bidi="hi-IN"/>
        </w:rPr>
        <w:t>Implementation choice and architecture</w:t>
      </w:r>
      <w:bookmarkEnd w:id="95"/>
    </w:p>
    <w:p w14:paraId="58EDD7C0" w14:textId="7DB6790D" w:rsidR="007247F8" w:rsidRDefault="007247F8" w:rsidP="00B9213E">
      <w:pPr>
        <w:ind w:left="576"/>
        <w:rPr>
          <w:sz w:val="22"/>
          <w:szCs w:val="22"/>
          <w:lang w:val="en-US" w:eastAsia="zh-CN" w:bidi="hi-IN"/>
        </w:rPr>
      </w:pPr>
      <w:r w:rsidRPr="44035508">
        <w:rPr>
          <w:sz w:val="22"/>
          <w:szCs w:val="22"/>
          <w:lang w:val="en-US" w:eastAsia="zh-CN" w:bidi="hi-IN"/>
        </w:rPr>
        <w:t xml:space="preserve">It became clear that the beginning idea of a complete benchmark over the most used DBMS was impossible in term of time and money costs, still following the suggestions of a colleague that is expert in software engineering, I decided to develop a modular application following the philosophy of microservices. Due to this </w:t>
      </w:r>
      <w:r w:rsidR="00741B67" w:rsidRPr="44035508">
        <w:rPr>
          <w:sz w:val="22"/>
          <w:szCs w:val="22"/>
          <w:lang w:val="en-US" w:eastAsia="zh-CN" w:bidi="hi-IN"/>
        </w:rPr>
        <w:t>choice,</w:t>
      </w:r>
      <w:r w:rsidRPr="44035508">
        <w:rPr>
          <w:sz w:val="22"/>
          <w:szCs w:val="22"/>
          <w:lang w:val="en-US" w:eastAsia="zh-CN" w:bidi="hi-IN"/>
        </w:rPr>
        <w:t xml:space="preserve"> the final result allows to reuse a good part of the software simply adding a new module for each DMBS, using the existing code from the MongoDB module and adapting it to another database technology</w:t>
      </w:r>
      <w:r w:rsidR="00741B67" w:rsidRPr="44035508">
        <w:rPr>
          <w:sz w:val="22"/>
          <w:szCs w:val="22"/>
          <w:lang w:val="en-US" w:eastAsia="zh-CN" w:bidi="hi-IN"/>
        </w:rPr>
        <w:t xml:space="preserve"> in a new module.</w:t>
      </w:r>
    </w:p>
    <w:p w14:paraId="09E700D0" w14:textId="2B2AABB6" w:rsidR="00741B67" w:rsidRPr="007247F8" w:rsidRDefault="00741B67" w:rsidP="00B9213E">
      <w:pPr>
        <w:ind w:left="576"/>
        <w:rPr>
          <w:lang w:val="en-US" w:eastAsia="zh-CN" w:bidi="hi-IN"/>
        </w:rPr>
      </w:pPr>
      <w:r w:rsidRPr="44035508">
        <w:rPr>
          <w:sz w:val="22"/>
          <w:szCs w:val="22"/>
          <w:lang w:val="en-US" w:eastAsia="zh-CN" w:bidi="hi-IN"/>
        </w:rPr>
        <w:t>In the end thanks to the good result obtained on MongoDB, there was no need of more tests on other products so it also ended in saving time and money for the company, an always appreciated fact.</w:t>
      </w:r>
    </w:p>
    <w:p w14:paraId="1B611A24" w14:textId="7ED15170" w:rsidR="00A90C28" w:rsidRDefault="00A90C28" w:rsidP="00A90C28">
      <w:pPr>
        <w:pStyle w:val="Titolo2"/>
        <w:rPr>
          <w:color w:val="000000" w:themeColor="text1"/>
          <w:lang w:val="en-US" w:eastAsia="zh-CN" w:bidi="hi-IN"/>
        </w:rPr>
      </w:pPr>
      <w:bookmarkStart w:id="96" w:name="_Toc475293643"/>
      <w:r w:rsidRPr="008F7BD4">
        <w:rPr>
          <w:color w:val="000000" w:themeColor="text1"/>
          <w:lang w:val="en-US" w:eastAsia="zh-CN" w:bidi="hi-IN"/>
        </w:rPr>
        <w:lastRenderedPageBreak/>
        <w:t>Java Spring and AngularJS</w:t>
      </w:r>
      <w:bookmarkEnd w:id="96"/>
    </w:p>
    <w:p w14:paraId="1DBB0463" w14:textId="53737FDF" w:rsidR="00E57658" w:rsidRDefault="00635889" w:rsidP="00B9213E">
      <w:pPr>
        <w:ind w:left="576"/>
        <w:rPr>
          <w:sz w:val="22"/>
          <w:szCs w:val="22"/>
          <w:lang w:val="en-US" w:eastAsia="zh-CN" w:bidi="hi-IN"/>
        </w:rPr>
      </w:pPr>
      <w:r w:rsidRPr="44035508">
        <w:rPr>
          <w:sz w:val="22"/>
          <w:szCs w:val="22"/>
          <w:lang w:val="en-US" w:eastAsia="zh-CN" w:bidi="hi-IN"/>
        </w:rPr>
        <w:t xml:space="preserve">Spring framework by Pivotal has become over the years one of the most popular Java frameworks for </w:t>
      </w:r>
      <w:r w:rsidR="00BA151B" w:rsidRPr="44035508">
        <w:rPr>
          <w:sz w:val="22"/>
          <w:szCs w:val="22"/>
          <w:lang w:val="en-US" w:eastAsia="zh-CN" w:bidi="hi-IN"/>
        </w:rPr>
        <w:t xml:space="preserve">building back-end </w:t>
      </w:r>
      <w:r w:rsidRPr="44035508">
        <w:rPr>
          <w:sz w:val="22"/>
          <w:szCs w:val="22"/>
          <w:lang w:val="en-US" w:eastAsia="zh-CN" w:bidi="hi-IN"/>
        </w:rPr>
        <w:t xml:space="preserve">Enterprise applications, becoming an alternative (or replacement) for the more classical Enterprise Java Beans (EJB). It introduced the concept of </w:t>
      </w:r>
      <w:r w:rsidRPr="44035508">
        <w:rPr>
          <w:i/>
          <w:sz w:val="22"/>
          <w:szCs w:val="22"/>
          <w:lang w:val="en-US" w:eastAsia="zh-CN" w:bidi="hi-IN"/>
        </w:rPr>
        <w:t xml:space="preserve">aspect-oriented programming </w:t>
      </w:r>
      <w:r w:rsidRPr="44035508">
        <w:rPr>
          <w:sz w:val="22"/>
          <w:szCs w:val="22"/>
          <w:lang w:val="en-US" w:eastAsia="zh-CN" w:bidi="hi-IN"/>
        </w:rPr>
        <w:t>that is a programming paradigm that aims to increase modularity by allowing the separation of cross-cutting concerns.</w:t>
      </w:r>
      <w:r w:rsidR="00BA151B" w:rsidRPr="44035508">
        <w:rPr>
          <w:sz w:val="22"/>
          <w:szCs w:val="22"/>
          <w:lang w:val="en-US" w:eastAsia="zh-CN" w:bidi="hi-IN"/>
        </w:rPr>
        <w:t xml:space="preserve"> </w:t>
      </w:r>
      <w:r w:rsidRPr="44035508">
        <w:rPr>
          <w:sz w:val="22"/>
          <w:szCs w:val="22"/>
          <w:lang w:val="en-US" w:eastAsia="zh-CN" w:bidi="hi-IN"/>
        </w:rPr>
        <w:t>It’s composed by many modules, including Spring Security</w:t>
      </w:r>
      <w:r w:rsidR="00BA151B" w:rsidRPr="44035508">
        <w:rPr>
          <w:sz w:val="22"/>
          <w:szCs w:val="22"/>
          <w:lang w:val="en-US" w:eastAsia="zh-CN" w:bidi="hi-IN"/>
        </w:rPr>
        <w:t xml:space="preserve"> for authorization and authentication</w:t>
      </w:r>
      <w:r w:rsidRPr="44035508">
        <w:rPr>
          <w:sz w:val="22"/>
          <w:szCs w:val="22"/>
          <w:lang w:val="en-US" w:eastAsia="zh-CN" w:bidi="hi-IN"/>
        </w:rPr>
        <w:t xml:space="preserve">, Spring Web </w:t>
      </w:r>
      <w:r w:rsidR="00BA151B" w:rsidRPr="44035508">
        <w:rPr>
          <w:sz w:val="22"/>
          <w:szCs w:val="22"/>
          <w:lang w:val="en-US" w:eastAsia="zh-CN" w:bidi="hi-IN"/>
        </w:rPr>
        <w:t xml:space="preserve">for customization of web applications and RESTful web services </w:t>
      </w:r>
      <w:r w:rsidRPr="44035508">
        <w:rPr>
          <w:sz w:val="22"/>
          <w:szCs w:val="22"/>
          <w:lang w:val="en-US" w:eastAsia="zh-CN" w:bidi="hi-IN"/>
        </w:rPr>
        <w:t xml:space="preserve">and Spring </w:t>
      </w:r>
      <w:r w:rsidR="00BA151B" w:rsidRPr="44035508">
        <w:rPr>
          <w:sz w:val="22"/>
          <w:szCs w:val="22"/>
          <w:lang w:val="en-US" w:eastAsia="zh-CN" w:bidi="hi-IN"/>
        </w:rPr>
        <w:t>Data A</w:t>
      </w:r>
      <w:r w:rsidRPr="44035508">
        <w:rPr>
          <w:sz w:val="22"/>
          <w:szCs w:val="22"/>
          <w:lang w:val="en-US" w:eastAsia="zh-CN" w:bidi="hi-IN"/>
        </w:rPr>
        <w:t xml:space="preserve">ccess working with JDBC and object-relational mapping tools to support both relational and NoSQL databases. </w:t>
      </w:r>
    </w:p>
    <w:p w14:paraId="50EF44EA" w14:textId="37297423" w:rsidR="00635889" w:rsidRDefault="00635889" w:rsidP="00B9213E">
      <w:pPr>
        <w:ind w:left="576"/>
        <w:rPr>
          <w:sz w:val="22"/>
          <w:szCs w:val="22"/>
          <w:lang w:val="en-US" w:eastAsia="zh-CN" w:bidi="hi-IN"/>
        </w:rPr>
      </w:pPr>
      <w:r w:rsidRPr="44035508">
        <w:rPr>
          <w:sz w:val="22"/>
          <w:szCs w:val="22"/>
          <w:lang w:val="en-US" w:eastAsia="zh-CN" w:bidi="hi-IN"/>
        </w:rPr>
        <w:t>Also</w:t>
      </w:r>
      <w:r w:rsidR="00C92F53" w:rsidRPr="44035508">
        <w:rPr>
          <w:sz w:val="22"/>
          <w:szCs w:val="22"/>
          <w:lang w:val="en-US" w:eastAsia="zh-CN" w:bidi="hi-IN"/>
        </w:rPr>
        <w:t>,</w:t>
      </w:r>
      <w:r w:rsidR="00BA151B" w:rsidRPr="44035508">
        <w:rPr>
          <w:sz w:val="22"/>
          <w:szCs w:val="22"/>
          <w:lang w:val="en-US" w:eastAsia="zh-CN" w:bidi="hi-IN"/>
        </w:rPr>
        <w:t xml:space="preserve"> it can create standalone “runnable” production-grade applications with Spring Boot, that includes an embedded Tomcat, opinionated </w:t>
      </w:r>
      <w:r w:rsidR="00BA151B" w:rsidRPr="44035508">
        <w:rPr>
          <w:i/>
          <w:sz w:val="22"/>
          <w:szCs w:val="22"/>
          <w:lang w:val="en-US" w:eastAsia="zh-CN" w:bidi="hi-IN"/>
        </w:rPr>
        <w:t xml:space="preserve">POM </w:t>
      </w:r>
      <w:r w:rsidR="00BA151B" w:rsidRPr="44035508">
        <w:rPr>
          <w:sz w:val="22"/>
          <w:szCs w:val="22"/>
          <w:lang w:val="en-US" w:eastAsia="zh-CN" w:bidi="hi-IN"/>
        </w:rPr>
        <w:t>to simplify Maven configuration and production-ready features such as metrics, health check and externalized configuration making it the definitive framework for Java Web applications among the java developer community</w:t>
      </w:r>
      <w:r w:rsidR="00C92F53" w:rsidRPr="44035508">
        <w:rPr>
          <w:sz w:val="22"/>
          <w:szCs w:val="22"/>
          <w:lang w:val="en-US" w:eastAsia="zh-CN" w:bidi="hi-IN"/>
        </w:rPr>
        <w:t xml:space="preserve"> and since its affinity to micro-services model it immediately became my unquestionable choice.</w:t>
      </w:r>
    </w:p>
    <w:p w14:paraId="55FAC80A" w14:textId="53928A84" w:rsidR="00635889" w:rsidRPr="00C92F53" w:rsidRDefault="00C92F53" w:rsidP="00B9213E">
      <w:pPr>
        <w:ind w:left="576"/>
        <w:rPr>
          <w:sz w:val="22"/>
          <w:szCs w:val="22"/>
          <w:lang w:val="en-US" w:eastAsia="zh-CN" w:bidi="hi-IN"/>
        </w:rPr>
      </w:pPr>
      <w:r w:rsidRPr="44035508">
        <w:rPr>
          <w:sz w:val="22"/>
          <w:szCs w:val="22"/>
          <w:lang w:val="en-US" w:eastAsia="zh-CN" w:bidi="hi-IN"/>
        </w:rPr>
        <w:t xml:space="preserve">On the front-end side, AngularJS appeared to be the perfect choice thanks to its natural affinity with Spring and Twitter Bootstrap and its routing management system for dynamic loading </w:t>
      </w:r>
      <w:r w:rsidR="00287C93" w:rsidRPr="44035508">
        <w:rPr>
          <w:sz w:val="22"/>
          <w:szCs w:val="22"/>
          <w:lang w:val="en-US" w:eastAsia="zh-CN" w:bidi="hi-IN"/>
        </w:rPr>
        <w:t>of</w:t>
      </w:r>
      <w:r w:rsidRPr="44035508">
        <w:rPr>
          <w:sz w:val="22"/>
          <w:szCs w:val="22"/>
          <w:lang w:val="en-US" w:eastAsia="zh-CN" w:bidi="hi-IN"/>
        </w:rPr>
        <w:t xml:space="preserve"> content inside single-page applications. I’ve chosen version 1.6 instead of the new version AngularJS 2, that has a different and more complex implementation and usage, and I’ve made a wide use of it especially in the </w:t>
      </w:r>
      <w:r w:rsidR="00287C93" w:rsidRPr="44035508">
        <w:rPr>
          <w:sz w:val="22"/>
          <w:szCs w:val="22"/>
          <w:lang w:val="en-US" w:eastAsia="zh-CN" w:bidi="hi-IN"/>
        </w:rPr>
        <w:t>User Interface M</w:t>
      </w:r>
      <w:r w:rsidRPr="44035508">
        <w:rPr>
          <w:sz w:val="22"/>
          <w:szCs w:val="22"/>
          <w:lang w:val="en-US" w:eastAsia="zh-CN" w:bidi="hi-IN"/>
        </w:rPr>
        <w:t>odule that manage</w:t>
      </w:r>
      <w:r w:rsidR="00287C93" w:rsidRPr="44035508">
        <w:rPr>
          <w:sz w:val="22"/>
          <w:szCs w:val="22"/>
          <w:lang w:val="en-US" w:eastAsia="zh-CN" w:bidi="hi-IN"/>
        </w:rPr>
        <w:t>s</w:t>
      </w:r>
      <w:r w:rsidRPr="44035508">
        <w:rPr>
          <w:sz w:val="22"/>
          <w:szCs w:val="22"/>
          <w:lang w:val="en-US" w:eastAsia="zh-CN" w:bidi="hi-IN"/>
        </w:rPr>
        <w:t xml:space="preserve"> the launch and </w:t>
      </w:r>
      <w:r w:rsidR="00287C93" w:rsidRPr="44035508">
        <w:rPr>
          <w:sz w:val="22"/>
          <w:szCs w:val="22"/>
          <w:lang w:val="en-US" w:eastAsia="zh-CN" w:bidi="hi-IN"/>
        </w:rPr>
        <w:t xml:space="preserve">graphic </w:t>
      </w:r>
      <w:r w:rsidRPr="44035508">
        <w:rPr>
          <w:sz w:val="22"/>
          <w:szCs w:val="22"/>
          <w:lang w:val="en-US" w:eastAsia="zh-CN" w:bidi="hi-IN"/>
        </w:rPr>
        <w:t>visualization of the stress-test.</w:t>
      </w:r>
    </w:p>
    <w:p w14:paraId="6BA1B56F" w14:textId="676945F7" w:rsidR="00A90C28" w:rsidRDefault="00A90C28" w:rsidP="00A90C28">
      <w:pPr>
        <w:pStyle w:val="Titolo2"/>
        <w:rPr>
          <w:color w:val="000000" w:themeColor="text1"/>
          <w:lang w:val="en-US" w:eastAsia="zh-CN" w:bidi="hi-IN"/>
        </w:rPr>
      </w:pPr>
      <w:bookmarkStart w:id="97" w:name="_Toc475293644"/>
      <w:r w:rsidRPr="008F7BD4">
        <w:rPr>
          <w:color w:val="000000" w:themeColor="text1"/>
          <w:lang w:val="en-US" w:eastAsia="zh-CN" w:bidi="hi-IN"/>
        </w:rPr>
        <w:t>Microservices and modularity</w:t>
      </w:r>
      <w:bookmarkEnd w:id="97"/>
    </w:p>
    <w:p w14:paraId="4CADF251" w14:textId="6F1F0162" w:rsidR="004039C3" w:rsidRPr="004039C3" w:rsidRDefault="004039C3" w:rsidP="004039C3">
      <w:pPr>
        <w:ind w:left="576"/>
        <w:rPr>
          <w:lang w:val="en-US" w:eastAsia="zh-CN" w:bidi="hi-IN"/>
        </w:rPr>
      </w:pPr>
      <w:r>
        <w:rPr>
          <w:color w:val="FF0000"/>
          <w:lang w:val="en-US" w:eastAsia="zh-CN" w:bidi="hi-IN"/>
        </w:rPr>
        <w:t>//Definition of Microservices</w:t>
      </w:r>
    </w:p>
    <w:p w14:paraId="161EFBED" w14:textId="05FF248D" w:rsidR="00A90C28" w:rsidRDefault="00A90C28" w:rsidP="00A90C28">
      <w:pPr>
        <w:pStyle w:val="Titolo2"/>
        <w:rPr>
          <w:color w:val="000000" w:themeColor="text1"/>
          <w:lang w:val="en-US" w:eastAsia="zh-CN" w:bidi="hi-IN"/>
        </w:rPr>
      </w:pPr>
      <w:bookmarkStart w:id="98" w:name="_Toc475293645"/>
      <w:r w:rsidRPr="008F7BD4">
        <w:rPr>
          <w:color w:val="000000" w:themeColor="text1"/>
          <w:lang w:val="en-US" w:eastAsia="zh-CN" w:bidi="hi-IN"/>
        </w:rPr>
        <w:t>Final Modules and possible implementations</w:t>
      </w:r>
      <w:bookmarkEnd w:id="98"/>
    </w:p>
    <w:p w14:paraId="4863DC7E" w14:textId="6D5E89EE" w:rsidR="00177396" w:rsidRDefault="00177396" w:rsidP="00177396">
      <w:pPr>
        <w:rPr>
          <w:lang w:val="en-US" w:eastAsia="zh-CN" w:bidi="hi-IN"/>
        </w:rPr>
      </w:pPr>
      <w:r>
        <w:rPr>
          <w:noProof/>
        </w:rPr>
        <w:drawing>
          <wp:anchor distT="0" distB="0" distL="114300" distR="114300" simplePos="0" relativeHeight="251658240" behindDoc="0" locked="0" layoutInCell="1" allowOverlap="1" wp14:anchorId="57F5989C" wp14:editId="655C9C12">
            <wp:simplePos x="0" y="0"/>
            <wp:positionH relativeFrom="column">
              <wp:posOffset>388620</wp:posOffset>
            </wp:positionH>
            <wp:positionV relativeFrom="paragraph">
              <wp:posOffset>342900</wp:posOffset>
            </wp:positionV>
            <wp:extent cx="5418455" cy="3852545"/>
            <wp:effectExtent l="0" t="0" r="0" b="0"/>
            <wp:wrapTopAndBottom/>
            <wp:docPr id="2" name="Immagine 2" descr="C:\Users\miche\AppData\Local\Microsoft\Windows\INetCacheContent.Word\mongodb-performance-ap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e\AppData\Local\Microsoft\Windows\INetCacheContent.Word\mongodb-performance-app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8455" cy="3852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68042" w14:textId="2F0A1973" w:rsidR="00177396" w:rsidRDefault="00177396" w:rsidP="00177396">
      <w:pPr>
        <w:rPr>
          <w:lang w:val="en-US" w:eastAsia="zh-CN" w:bidi="hi-IN"/>
        </w:rPr>
      </w:pPr>
    </w:p>
    <w:p w14:paraId="5F009DDE" w14:textId="1E9BAFA0" w:rsidR="004039C3" w:rsidRDefault="004039C3" w:rsidP="004039C3">
      <w:pPr>
        <w:pStyle w:val="Titolo3"/>
        <w:rPr>
          <w:color w:val="000000" w:themeColor="text1"/>
          <w:lang w:val="en-US" w:eastAsia="zh-CN" w:bidi="hi-IN"/>
        </w:rPr>
      </w:pPr>
      <w:bookmarkStart w:id="99" w:name="_Toc475293646"/>
      <w:r>
        <w:rPr>
          <w:color w:val="000000" w:themeColor="text1"/>
          <w:lang w:val="en-US" w:eastAsia="zh-CN" w:bidi="hi-IN"/>
        </w:rPr>
        <w:t>Designed Architecture of the application</w:t>
      </w:r>
      <w:bookmarkEnd w:id="99"/>
    </w:p>
    <w:p w14:paraId="55AD477E" w14:textId="24D76E42" w:rsidR="004039C3" w:rsidRDefault="004039C3" w:rsidP="004039C3">
      <w:pPr>
        <w:ind w:left="1712"/>
        <w:rPr>
          <w:sz w:val="22"/>
          <w:szCs w:val="22"/>
          <w:lang w:val="en-US" w:eastAsia="zh-CN" w:bidi="hi-IN"/>
        </w:rPr>
      </w:pPr>
      <w:r w:rsidRPr="44035508">
        <w:rPr>
          <w:sz w:val="22"/>
          <w:szCs w:val="22"/>
          <w:lang w:val="en-US" w:eastAsia="zh-CN" w:bidi="hi-IN"/>
        </w:rPr>
        <w:t xml:space="preserve">As explained at the beginning of the chapter, the architecture was designed to be reusable and extensible following the theory of microservices. That’s why it was way more complex than the final result, with more modules </w:t>
      </w:r>
      <w:r w:rsidR="00E62DCF" w:rsidRPr="44035508">
        <w:rPr>
          <w:sz w:val="22"/>
          <w:szCs w:val="22"/>
          <w:lang w:val="en-US" w:eastAsia="zh-CN" w:bidi="hi-IN"/>
        </w:rPr>
        <w:t>each dedicated to provide a single functionality. The first design provided the following modules:</w:t>
      </w:r>
    </w:p>
    <w:p w14:paraId="77AD9B63" w14:textId="494F86F8" w:rsidR="00E62DCF" w:rsidRDefault="00E62DCF" w:rsidP="00E62DCF">
      <w:pPr>
        <w:pStyle w:val="Paragrafoelenco"/>
        <w:numPr>
          <w:ilvl w:val="0"/>
          <w:numId w:val="33"/>
        </w:numPr>
        <w:rPr>
          <w:sz w:val="22"/>
          <w:szCs w:val="22"/>
          <w:lang w:val="en-US" w:eastAsia="zh-CN" w:bidi="hi-IN"/>
        </w:rPr>
      </w:pPr>
      <w:r w:rsidRPr="44035508">
        <w:rPr>
          <w:sz w:val="22"/>
          <w:szCs w:val="22"/>
          <w:lang w:val="en-US" w:eastAsia="zh-CN" w:bidi="hi-IN"/>
        </w:rPr>
        <w:t>The User Interface Module, which has been kept in the application and its functionality is related to serve the web resources that compose the front end of the application</w:t>
      </w:r>
    </w:p>
    <w:p w14:paraId="77BD74CF" w14:textId="2AB92484" w:rsidR="008B7912" w:rsidRDefault="00E62DCF" w:rsidP="008B7912">
      <w:pPr>
        <w:pStyle w:val="Paragrafoelenco"/>
        <w:numPr>
          <w:ilvl w:val="0"/>
          <w:numId w:val="33"/>
        </w:numPr>
        <w:rPr>
          <w:sz w:val="22"/>
          <w:szCs w:val="22"/>
          <w:lang w:val="en-US" w:eastAsia="zh-CN" w:bidi="hi-IN"/>
        </w:rPr>
      </w:pPr>
      <w:r w:rsidRPr="44035508">
        <w:rPr>
          <w:sz w:val="22"/>
          <w:szCs w:val="22"/>
          <w:lang w:val="en-US" w:eastAsia="zh-CN" w:bidi="hi-IN"/>
        </w:rPr>
        <w:lastRenderedPageBreak/>
        <w:t xml:space="preserve">The Authentication Module, that was actually implemented and then removed for sake of simplicity and also because of no real use during the main test. This module was connected to a Redis instance, that is a NoSQL database of key-value type with semi-persistence of the data through snapshots and was used to store the keys to authenticate users of the application. Since there was need for only one user (me, as admin), the authentication </w:t>
      </w:r>
      <w:r w:rsidR="008B7912" w:rsidRPr="44035508">
        <w:rPr>
          <w:sz w:val="22"/>
          <w:szCs w:val="22"/>
          <w:lang w:val="en-US" w:eastAsia="zh-CN" w:bidi="hi-IN"/>
        </w:rPr>
        <w:t xml:space="preserve">service has been rewritten as angular module </w:t>
      </w:r>
      <w:r w:rsidR="008B7912" w:rsidRPr="44035508">
        <w:rPr>
          <w:i/>
          <w:sz w:val="22"/>
          <w:szCs w:val="22"/>
          <w:lang w:val="en-US" w:eastAsia="zh-CN" w:bidi="hi-IN"/>
        </w:rPr>
        <w:t>auth.js</w:t>
      </w:r>
      <w:r w:rsidR="008B7912" w:rsidRPr="44035508">
        <w:rPr>
          <w:sz w:val="22"/>
          <w:szCs w:val="22"/>
          <w:lang w:val="en-US" w:eastAsia="zh-CN" w:bidi="hi-IN"/>
        </w:rPr>
        <w:t xml:space="preserve"> for a single user inside the User Interface Module. </w:t>
      </w:r>
      <w:r w:rsidR="00C31F0B" w:rsidRPr="44035508">
        <w:rPr>
          <w:sz w:val="22"/>
          <w:szCs w:val="22"/>
          <w:lang w:val="en-US" w:eastAsia="zh-CN" w:bidi="hi-IN"/>
        </w:rPr>
        <w:t>Anyway,</w:t>
      </w:r>
      <w:r w:rsidR="008B7912" w:rsidRPr="44035508">
        <w:rPr>
          <w:sz w:val="22"/>
          <w:szCs w:val="22"/>
          <w:lang w:val="en-US" w:eastAsia="zh-CN" w:bidi="hi-IN"/>
        </w:rPr>
        <w:t xml:space="preserve"> it is still possible to add this module to the application for further usages in the future, as it’s good practice too keep separated authentication from other functionalities.</w:t>
      </w:r>
    </w:p>
    <w:p w14:paraId="37A610F2" w14:textId="067E32F6" w:rsidR="008B7912" w:rsidRDefault="008B7912" w:rsidP="008B7912">
      <w:pPr>
        <w:pStyle w:val="Paragrafoelenco"/>
        <w:numPr>
          <w:ilvl w:val="0"/>
          <w:numId w:val="33"/>
        </w:numPr>
        <w:rPr>
          <w:sz w:val="22"/>
          <w:szCs w:val="22"/>
          <w:lang w:val="en-US" w:eastAsia="zh-CN" w:bidi="hi-IN"/>
        </w:rPr>
      </w:pPr>
      <w:r w:rsidRPr="44035508">
        <w:rPr>
          <w:sz w:val="22"/>
          <w:szCs w:val="22"/>
          <w:lang w:val="en-US" w:eastAsia="zh-CN" w:bidi="hi-IN"/>
        </w:rPr>
        <w:t>The MongoDB Resource Module, is the main module that connects to MongoDB and its functionality is related to perform all the tasks needed for the stress test.</w:t>
      </w:r>
    </w:p>
    <w:p w14:paraId="3275C03D" w14:textId="24FC8455" w:rsidR="008B7912" w:rsidRPr="008B7912" w:rsidRDefault="008B7912" w:rsidP="008B7912">
      <w:pPr>
        <w:pStyle w:val="Paragrafoelenco"/>
        <w:numPr>
          <w:ilvl w:val="0"/>
          <w:numId w:val="33"/>
        </w:numPr>
        <w:rPr>
          <w:sz w:val="22"/>
          <w:szCs w:val="22"/>
          <w:lang w:val="en-US" w:eastAsia="zh-CN" w:bidi="hi-IN"/>
        </w:rPr>
      </w:pPr>
      <w:r w:rsidRPr="44035508">
        <w:rPr>
          <w:sz w:val="22"/>
          <w:szCs w:val="22"/>
          <w:lang w:val="en-US" w:eastAsia="zh-CN" w:bidi="hi-IN"/>
        </w:rPr>
        <w:t xml:space="preserve">Additional Resource Modules in the end are all the </w:t>
      </w:r>
      <w:r w:rsidRPr="44035508">
        <w:rPr>
          <w:i/>
          <w:sz w:val="22"/>
          <w:szCs w:val="22"/>
          <w:lang w:val="en-US" w:eastAsia="zh-CN" w:bidi="hi-IN"/>
        </w:rPr>
        <w:t>n</w:t>
      </w:r>
      <w:r>
        <w:rPr>
          <w:i/>
          <w:lang w:val="en-US"/>
        </w:rPr>
        <w:t xml:space="preserve"> </w:t>
      </w:r>
      <w:r w:rsidRPr="44035508">
        <w:rPr>
          <w:sz w:val="22"/>
          <w:szCs w:val="22"/>
          <w:lang w:val="en-US"/>
        </w:rPr>
        <w:t>modules similar to MongoDB Resource that could be implemented to support different DBMS for the application. None of them have been actually implemented and I decided to show only two in the schema as reminder for the possibilities taken into account at the beginning of the project but discarded for the motivation</w:t>
      </w:r>
      <w:r w:rsidR="005B18C6" w:rsidRPr="44035508">
        <w:rPr>
          <w:sz w:val="22"/>
          <w:szCs w:val="22"/>
          <w:lang w:val="en-US"/>
        </w:rPr>
        <w:t>s</w:t>
      </w:r>
      <w:r w:rsidRPr="44035508">
        <w:rPr>
          <w:sz w:val="22"/>
          <w:szCs w:val="22"/>
          <w:lang w:val="en-US"/>
        </w:rPr>
        <w:t xml:space="preserve"> explained in chapter 2, Apache Cassandra and PostgreSQL with JSON datatype.</w:t>
      </w:r>
    </w:p>
    <w:p w14:paraId="1ABCD571" w14:textId="77777777" w:rsidR="00E62DCF" w:rsidRPr="004039C3" w:rsidRDefault="00E62DCF" w:rsidP="004039C3">
      <w:pPr>
        <w:ind w:left="1712"/>
        <w:rPr>
          <w:sz w:val="22"/>
          <w:lang w:val="en-US" w:eastAsia="zh-CN" w:bidi="hi-IN"/>
        </w:rPr>
      </w:pPr>
    </w:p>
    <w:p w14:paraId="3DC32D97" w14:textId="37852FD4" w:rsidR="004039C3" w:rsidRDefault="004039C3" w:rsidP="004039C3">
      <w:pPr>
        <w:pStyle w:val="Titolo3"/>
        <w:rPr>
          <w:color w:val="000000" w:themeColor="text1"/>
          <w:lang w:val="en-US" w:eastAsia="zh-CN" w:bidi="hi-IN"/>
        </w:rPr>
      </w:pPr>
      <w:bookmarkStart w:id="100" w:name="_Toc475293647"/>
      <w:r w:rsidRPr="004039C3">
        <w:rPr>
          <w:color w:val="000000" w:themeColor="text1"/>
          <w:lang w:val="en-US" w:eastAsia="zh-CN" w:bidi="hi-IN"/>
        </w:rPr>
        <w:t>User Interface Module</w:t>
      </w:r>
      <w:bookmarkEnd w:id="100"/>
    </w:p>
    <w:p w14:paraId="0B88B933" w14:textId="36C4C134" w:rsidR="008B7912" w:rsidRDefault="001E6265" w:rsidP="008B7912">
      <w:pPr>
        <w:ind w:left="1712"/>
        <w:rPr>
          <w:sz w:val="22"/>
          <w:szCs w:val="22"/>
          <w:lang w:val="en-US" w:eastAsia="zh-CN" w:bidi="hi-IN"/>
        </w:rPr>
      </w:pPr>
      <w:r>
        <w:rPr>
          <w:noProof/>
          <w:u w:val="single"/>
        </w:rPr>
        <w:pict w14:anchorId="2B8A5EF0">
          <v:shape id="_x0000_s1026" type="#_x0000_t75" style="position:absolute;left:0;text-align:left;margin-left:-8.65pt;margin-top:54.7pt;width:522.85pt;height:333.4pt;z-index:251658242;mso-position-horizontal-relative:text;mso-position-vertical-relative:text;mso-width-relative:page;mso-height-relative:page" stroked="t" strokecolor="#365f91 [2404]" strokeweight="3pt">
            <v:imagedata r:id="rId14" o:title="Screenshot (11)"/>
            <w10:wrap type="topAndBottom"/>
          </v:shape>
        </w:pict>
      </w:r>
      <w:r w:rsidR="008B7912" w:rsidRPr="44035508">
        <w:rPr>
          <w:sz w:val="22"/>
          <w:szCs w:val="22"/>
          <w:lang w:val="en-US" w:eastAsia="zh-CN" w:bidi="hi-IN"/>
        </w:rPr>
        <w:t xml:space="preserve">The UI Module is a standalone Java Spring application that serves all the web content, libraries and web pages, to a localhost server where the user can log in and start using the application. </w:t>
      </w:r>
      <w:r w:rsidR="003458F8" w:rsidRPr="44035508">
        <w:rPr>
          <w:sz w:val="22"/>
          <w:szCs w:val="22"/>
          <w:lang w:val="en-US" w:eastAsia="zh-CN" w:bidi="hi-IN"/>
        </w:rPr>
        <w:t>There is a single web page where the content is dynamically loaded using AngularJS routing through modules.</w:t>
      </w:r>
    </w:p>
    <w:p w14:paraId="322D76EA" w14:textId="77777777" w:rsidR="00257132" w:rsidRDefault="00257132" w:rsidP="008B7912">
      <w:pPr>
        <w:ind w:left="1712"/>
        <w:rPr>
          <w:sz w:val="22"/>
          <w:lang w:val="en-US" w:eastAsia="zh-CN" w:bidi="hi-IN"/>
        </w:rPr>
      </w:pPr>
    </w:p>
    <w:p w14:paraId="0322B7F6" w14:textId="00250857" w:rsidR="00257132" w:rsidRDefault="003458F8" w:rsidP="008B7912">
      <w:pPr>
        <w:ind w:left="1712"/>
        <w:rPr>
          <w:sz w:val="22"/>
          <w:szCs w:val="22"/>
          <w:lang w:val="en-US" w:eastAsia="zh-CN" w:bidi="hi-IN"/>
        </w:rPr>
      </w:pPr>
      <w:r w:rsidRPr="44035508">
        <w:rPr>
          <w:sz w:val="22"/>
          <w:szCs w:val="22"/>
          <w:lang w:val="en-US" w:eastAsia="zh-CN" w:bidi="hi-IN"/>
        </w:rPr>
        <w:t xml:space="preserve">The </w:t>
      </w:r>
      <w:r w:rsidRPr="44035508">
        <w:rPr>
          <w:i/>
          <w:sz w:val="22"/>
          <w:szCs w:val="22"/>
          <w:lang w:val="en-US" w:eastAsia="zh-CN" w:bidi="hi-IN"/>
        </w:rPr>
        <w:t>Login Page</w:t>
      </w:r>
      <w:r w:rsidRPr="44035508">
        <w:rPr>
          <w:sz w:val="22"/>
          <w:szCs w:val="22"/>
          <w:lang w:val="en-US" w:eastAsia="zh-CN" w:bidi="hi-IN"/>
        </w:rPr>
        <w:t xml:space="preserve"> does not allow a non-authenticated user to use the application, and its functionality is provided by </w:t>
      </w:r>
      <w:r w:rsidRPr="44035508">
        <w:rPr>
          <w:i/>
          <w:sz w:val="22"/>
          <w:szCs w:val="22"/>
          <w:lang w:val="en-US" w:eastAsia="zh-CN" w:bidi="hi-IN"/>
        </w:rPr>
        <w:t xml:space="preserve">auth.js </w:t>
      </w:r>
      <w:r w:rsidRPr="44035508">
        <w:rPr>
          <w:sz w:val="22"/>
          <w:szCs w:val="22"/>
          <w:lang w:val="en-US" w:eastAsia="zh-CN" w:bidi="hi-IN"/>
        </w:rPr>
        <w:t>angular module. After correct login, it is possible to start navigating other sections.</w:t>
      </w:r>
    </w:p>
    <w:p w14:paraId="4D33C436" w14:textId="27D82996" w:rsidR="00720B9C" w:rsidRDefault="00720B9C" w:rsidP="008B7912">
      <w:pPr>
        <w:ind w:left="1712"/>
        <w:rPr>
          <w:sz w:val="22"/>
          <w:lang w:val="en-US" w:eastAsia="zh-CN" w:bidi="hi-IN"/>
        </w:rPr>
      </w:pPr>
    </w:p>
    <w:p w14:paraId="368171AE" w14:textId="5860E739" w:rsidR="003458F8" w:rsidRDefault="003458F8" w:rsidP="008B7912">
      <w:pPr>
        <w:ind w:left="1712"/>
        <w:rPr>
          <w:sz w:val="22"/>
          <w:szCs w:val="22"/>
          <w:lang w:val="en-US" w:eastAsia="zh-CN" w:bidi="hi-IN"/>
        </w:rPr>
      </w:pPr>
      <w:r w:rsidRPr="44035508">
        <w:rPr>
          <w:sz w:val="22"/>
          <w:szCs w:val="22"/>
          <w:lang w:val="en-US" w:eastAsia="zh-CN" w:bidi="hi-IN"/>
        </w:rPr>
        <w:t xml:space="preserve">The </w:t>
      </w:r>
      <w:r w:rsidRPr="44035508">
        <w:rPr>
          <w:i/>
          <w:sz w:val="22"/>
          <w:szCs w:val="22"/>
          <w:lang w:val="en-US" w:eastAsia="zh-CN" w:bidi="hi-IN"/>
        </w:rPr>
        <w:t xml:space="preserve">Home Page </w:t>
      </w:r>
      <w:r w:rsidRPr="44035508">
        <w:rPr>
          <w:sz w:val="22"/>
          <w:szCs w:val="22"/>
          <w:lang w:val="en-US" w:eastAsia="zh-CN" w:bidi="hi-IN"/>
        </w:rPr>
        <w:t>simply introduce the user to the application with a welcoming message</w:t>
      </w:r>
    </w:p>
    <w:p w14:paraId="447478F8" w14:textId="4B979280" w:rsidR="003458F8" w:rsidRDefault="00720B9C" w:rsidP="008B7912">
      <w:pPr>
        <w:ind w:left="1712"/>
        <w:rPr>
          <w:sz w:val="22"/>
          <w:szCs w:val="22"/>
          <w:lang w:val="en-US" w:eastAsia="zh-CN" w:bidi="hi-IN"/>
        </w:rPr>
      </w:pPr>
      <w:r>
        <w:rPr>
          <w:noProof/>
          <w:sz w:val="22"/>
        </w:rPr>
        <w:lastRenderedPageBreak/>
        <w:drawing>
          <wp:anchor distT="0" distB="0" distL="114300" distR="114300" simplePos="0" relativeHeight="251658243" behindDoc="0" locked="0" layoutInCell="1" allowOverlap="1" wp14:anchorId="099D05B4" wp14:editId="13058CB8">
            <wp:simplePos x="0" y="0"/>
            <wp:positionH relativeFrom="column">
              <wp:posOffset>-8401</wp:posOffset>
            </wp:positionH>
            <wp:positionV relativeFrom="paragraph">
              <wp:posOffset>729859</wp:posOffset>
            </wp:positionV>
            <wp:extent cx="6633210" cy="4030345"/>
            <wp:effectExtent l="38100" t="38100" r="34290" b="46355"/>
            <wp:wrapTopAndBottom/>
            <wp:docPr id="4" name="Immagine 4" descr="C:\Users\miche\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AppData\Local\Microsoft\Windows\INetCacheContent.Word\Screenshot (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3210" cy="4030345"/>
                    </a:xfrm>
                    <a:prstGeom prst="rect">
                      <a:avLst/>
                    </a:prstGeom>
                    <a:noFill/>
                    <a:ln w="38100">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003458F8" w:rsidRPr="44035508">
        <w:rPr>
          <w:sz w:val="22"/>
          <w:szCs w:val="22"/>
          <w:lang w:val="en-US" w:eastAsia="zh-CN" w:bidi="hi-IN"/>
        </w:rPr>
        <w:t xml:space="preserve">The </w:t>
      </w:r>
      <w:r w:rsidR="003458F8" w:rsidRPr="44035508">
        <w:rPr>
          <w:i/>
          <w:sz w:val="22"/>
          <w:szCs w:val="22"/>
          <w:lang w:val="en-US" w:eastAsia="zh-CN" w:bidi="hi-IN"/>
        </w:rPr>
        <w:t xml:space="preserve">Status Page </w:t>
      </w:r>
      <w:r w:rsidR="003458F8" w:rsidRPr="44035508">
        <w:rPr>
          <w:sz w:val="22"/>
          <w:szCs w:val="22"/>
          <w:lang w:val="en-US" w:eastAsia="zh-CN" w:bidi="hi-IN"/>
        </w:rPr>
        <w:t>is quite important because it launches a REST call to all modules that are supposed to be in the application to check and monitor their status, then it prompt the result on screen. If a module does not answer, and maybe is running on a different machine, it’s easy to discover for a manual restart.</w:t>
      </w:r>
    </w:p>
    <w:p w14:paraId="2E45A9DD" w14:textId="55DC8C6C" w:rsidR="00720B9C" w:rsidRDefault="00720B9C" w:rsidP="008B7912">
      <w:pPr>
        <w:ind w:left="1712"/>
        <w:rPr>
          <w:sz w:val="22"/>
          <w:lang w:val="en-US" w:eastAsia="zh-CN" w:bidi="hi-IN"/>
        </w:rPr>
      </w:pPr>
    </w:p>
    <w:p w14:paraId="0903E72D" w14:textId="77777777" w:rsidR="00257132" w:rsidRDefault="00257132" w:rsidP="008B7912">
      <w:pPr>
        <w:ind w:left="1712"/>
        <w:rPr>
          <w:sz w:val="22"/>
          <w:lang w:val="en-US" w:eastAsia="zh-CN" w:bidi="hi-IN"/>
        </w:rPr>
      </w:pPr>
    </w:p>
    <w:p w14:paraId="24DA03D0" w14:textId="7F9F0E8F" w:rsidR="00720B9C" w:rsidRDefault="003458F8" w:rsidP="008B7912">
      <w:pPr>
        <w:ind w:left="1712"/>
        <w:rPr>
          <w:sz w:val="22"/>
          <w:szCs w:val="22"/>
          <w:lang w:val="en-US" w:eastAsia="zh-CN" w:bidi="hi-IN"/>
        </w:rPr>
      </w:pPr>
      <w:r w:rsidRPr="44035508">
        <w:rPr>
          <w:sz w:val="22"/>
          <w:szCs w:val="22"/>
          <w:lang w:val="en-US" w:eastAsia="zh-CN" w:bidi="hi-IN"/>
        </w:rPr>
        <w:t xml:space="preserve">The </w:t>
      </w:r>
      <w:r w:rsidRPr="44035508">
        <w:rPr>
          <w:i/>
          <w:sz w:val="22"/>
          <w:szCs w:val="22"/>
          <w:lang w:val="en-US" w:eastAsia="zh-CN" w:bidi="hi-IN"/>
        </w:rPr>
        <w:t xml:space="preserve">MongoDB Page </w:t>
      </w:r>
      <w:r w:rsidRPr="44035508">
        <w:rPr>
          <w:sz w:val="22"/>
          <w:szCs w:val="22"/>
          <w:lang w:val="en-US" w:eastAsia="zh-CN" w:bidi="hi-IN"/>
        </w:rPr>
        <w:t>is the most important of this module as it is the page where the user can setup a new test.</w:t>
      </w:r>
    </w:p>
    <w:p w14:paraId="09B6B76E" w14:textId="28F085E2" w:rsidR="003458F8" w:rsidRDefault="003458F8" w:rsidP="008B7912">
      <w:pPr>
        <w:ind w:left="1712"/>
        <w:rPr>
          <w:sz w:val="22"/>
          <w:szCs w:val="22"/>
          <w:lang w:val="en-US" w:eastAsia="zh-CN" w:bidi="hi-IN"/>
        </w:rPr>
      </w:pPr>
      <w:r w:rsidRPr="44035508">
        <w:rPr>
          <w:sz w:val="22"/>
          <w:szCs w:val="22"/>
          <w:lang w:val="en-US" w:eastAsia="zh-CN" w:bidi="hi-IN"/>
        </w:rPr>
        <w:t>It is possible to choose:</w:t>
      </w:r>
    </w:p>
    <w:p w14:paraId="44A17AC9" w14:textId="0B2AC30D" w:rsidR="003458F8" w:rsidRDefault="003458F8" w:rsidP="003458F8">
      <w:pPr>
        <w:pStyle w:val="Paragrafoelenco"/>
        <w:numPr>
          <w:ilvl w:val="0"/>
          <w:numId w:val="33"/>
        </w:numPr>
        <w:rPr>
          <w:sz w:val="22"/>
          <w:szCs w:val="22"/>
          <w:lang w:val="en-US"/>
        </w:rPr>
      </w:pPr>
      <w:r w:rsidRPr="44035508">
        <w:rPr>
          <w:sz w:val="22"/>
          <w:szCs w:val="22"/>
          <w:lang w:val="en-US"/>
        </w:rPr>
        <w:t xml:space="preserve">The </w:t>
      </w:r>
      <w:r w:rsidRPr="44035508">
        <w:rPr>
          <w:b/>
          <w:sz w:val="22"/>
          <w:szCs w:val="22"/>
          <w:lang w:val="en-US"/>
        </w:rPr>
        <w:t>number of entries</w:t>
      </w:r>
      <w:r w:rsidRPr="44035508">
        <w:rPr>
          <w:sz w:val="22"/>
          <w:szCs w:val="22"/>
          <w:lang w:val="en-US"/>
        </w:rPr>
        <w:t xml:space="preserve"> or inserts that has to be performed during the whole test</w:t>
      </w:r>
    </w:p>
    <w:p w14:paraId="0289849F" w14:textId="78A9D460" w:rsidR="003458F8" w:rsidRDefault="003458F8" w:rsidP="003458F8">
      <w:pPr>
        <w:pStyle w:val="Paragrafoelenco"/>
        <w:numPr>
          <w:ilvl w:val="0"/>
          <w:numId w:val="33"/>
        </w:numPr>
        <w:rPr>
          <w:sz w:val="22"/>
          <w:szCs w:val="22"/>
          <w:lang w:val="en-US"/>
        </w:rPr>
      </w:pPr>
      <w:r w:rsidRPr="44035508">
        <w:rPr>
          <w:sz w:val="22"/>
          <w:szCs w:val="22"/>
          <w:lang w:val="en-US"/>
        </w:rPr>
        <w:t xml:space="preserve">The </w:t>
      </w:r>
      <w:r w:rsidRPr="44035508">
        <w:rPr>
          <w:b/>
          <w:sz w:val="22"/>
          <w:szCs w:val="22"/>
          <w:lang w:val="en-US"/>
        </w:rPr>
        <w:t>number of threads</w:t>
      </w:r>
      <w:r w:rsidRPr="44035508">
        <w:rPr>
          <w:sz w:val="22"/>
          <w:szCs w:val="22"/>
          <w:lang w:val="en-US"/>
        </w:rPr>
        <w:t xml:space="preserve">, each one simulates a new client connecting to the MongoDB node. It is important to specify that the number of entries of each thread will be the total number of entries / the total number of threads. There is no real limit to the number that can be set, but a normal notebook </w:t>
      </w:r>
      <w:r w:rsidR="009F357F" w:rsidRPr="44035508">
        <w:rPr>
          <w:sz w:val="22"/>
          <w:szCs w:val="22"/>
          <w:lang w:val="en-US"/>
        </w:rPr>
        <w:t>will begin to suffer with more than 8 threads as the Java Virtual Machine is pretty expensive on the CPU and on the RAM. We will see further the specifications of the machines used during the experiment and how many threads have been used for the test.</w:t>
      </w:r>
    </w:p>
    <w:p w14:paraId="2645698D" w14:textId="10DF5E0F" w:rsidR="009F357F" w:rsidRDefault="009F357F" w:rsidP="003458F8">
      <w:pPr>
        <w:pStyle w:val="Paragrafoelenco"/>
        <w:numPr>
          <w:ilvl w:val="0"/>
          <w:numId w:val="33"/>
        </w:numPr>
        <w:rPr>
          <w:sz w:val="22"/>
          <w:szCs w:val="22"/>
          <w:lang w:val="en-US"/>
        </w:rPr>
      </w:pPr>
      <w:r w:rsidRPr="44035508">
        <w:rPr>
          <w:sz w:val="22"/>
          <w:szCs w:val="22"/>
          <w:lang w:val="en-US"/>
        </w:rPr>
        <w:t xml:space="preserve">The </w:t>
      </w:r>
      <w:r w:rsidRPr="44035508">
        <w:rPr>
          <w:b/>
          <w:sz w:val="22"/>
          <w:szCs w:val="22"/>
          <w:lang w:val="en-US"/>
        </w:rPr>
        <w:t>type of test</w:t>
      </w:r>
      <w:r w:rsidRPr="44035508">
        <w:rPr>
          <w:sz w:val="22"/>
          <w:szCs w:val="22"/>
          <w:lang w:val="en-US"/>
        </w:rPr>
        <w:t>, using only PUT statements (only inserts), only GET statements (only gets, never used in practice) or PUT/GET statements (one insert and then one get for each entry).</w:t>
      </w:r>
    </w:p>
    <w:p w14:paraId="6428195F" w14:textId="7E338D2E" w:rsidR="009F357F" w:rsidRDefault="009F357F" w:rsidP="003458F8">
      <w:pPr>
        <w:pStyle w:val="Paragrafoelenco"/>
        <w:numPr>
          <w:ilvl w:val="0"/>
          <w:numId w:val="33"/>
        </w:numPr>
        <w:rPr>
          <w:sz w:val="22"/>
          <w:szCs w:val="22"/>
          <w:lang w:val="en-US"/>
        </w:rPr>
      </w:pPr>
      <w:r w:rsidRPr="44035508">
        <w:rPr>
          <w:sz w:val="22"/>
          <w:szCs w:val="22"/>
          <w:lang w:val="en-US"/>
        </w:rPr>
        <w:t xml:space="preserve">The </w:t>
      </w:r>
      <w:r w:rsidRPr="44035508">
        <w:rPr>
          <w:b/>
          <w:sz w:val="22"/>
          <w:szCs w:val="22"/>
          <w:lang w:val="en-US"/>
        </w:rPr>
        <w:t xml:space="preserve">address </w:t>
      </w:r>
      <w:r w:rsidRPr="44035508">
        <w:rPr>
          <w:sz w:val="22"/>
          <w:szCs w:val="22"/>
          <w:lang w:val="en-US"/>
        </w:rPr>
        <w:t>of the machine or computer running an instance of the Resource Module, to choose where start a test or to monitor an already running test on a specific machine.</w:t>
      </w:r>
    </w:p>
    <w:p w14:paraId="2B6033BD" w14:textId="77777777" w:rsidR="00D856E4" w:rsidRDefault="00D856E4" w:rsidP="009F357F">
      <w:pPr>
        <w:ind w:left="1712"/>
        <w:rPr>
          <w:sz w:val="22"/>
          <w:lang w:val="en-US"/>
        </w:rPr>
      </w:pPr>
    </w:p>
    <w:p w14:paraId="5792C64C" w14:textId="26968074" w:rsidR="00D856E4" w:rsidRDefault="001E6265" w:rsidP="009F357F">
      <w:pPr>
        <w:ind w:left="1712"/>
        <w:rPr>
          <w:sz w:val="22"/>
          <w:lang w:val="en-US"/>
        </w:rPr>
      </w:pPr>
      <w:r>
        <w:rPr>
          <w:noProof/>
        </w:rPr>
        <w:lastRenderedPageBreak/>
        <w:pict w14:anchorId="10805701">
          <v:shape id="_x0000_s1029" type="#_x0000_t75" style="position:absolute;left:0;text-align:left;margin-left:1.6pt;margin-top:.2pt;width:523.4pt;height:223.75pt;z-index:251658244;mso-position-horizontal-relative:text;mso-position-vertical-relative:text;mso-width-relative:page;mso-height-relative:page" stroked="t" strokecolor="#365f91 [2404]" strokeweight="3pt">
            <v:imagedata r:id="rId16" o:title="Screenshot (13)"/>
            <w10:wrap type="topAndBottom"/>
          </v:shape>
        </w:pict>
      </w:r>
    </w:p>
    <w:p w14:paraId="44090B4B" w14:textId="776E2722" w:rsidR="009F357F" w:rsidRDefault="009F357F" w:rsidP="009F357F">
      <w:pPr>
        <w:ind w:left="1712"/>
        <w:rPr>
          <w:sz w:val="22"/>
          <w:szCs w:val="22"/>
          <w:lang w:val="en-US"/>
        </w:rPr>
      </w:pPr>
      <w:r w:rsidRPr="44035508">
        <w:rPr>
          <w:sz w:val="22"/>
          <w:szCs w:val="22"/>
          <w:lang w:val="en-US"/>
        </w:rPr>
        <w:t xml:space="preserve">It is even possible to drop all the rows of the database to clean it up before a new </w:t>
      </w:r>
      <w:r w:rsidR="00457C0E" w:rsidRPr="44035508">
        <w:rPr>
          <w:sz w:val="22"/>
          <w:szCs w:val="22"/>
          <w:lang w:val="en-US"/>
        </w:rPr>
        <w:t>test using</w:t>
      </w:r>
      <w:r w:rsidRPr="44035508">
        <w:rPr>
          <w:sz w:val="22"/>
          <w:szCs w:val="22"/>
          <w:lang w:val="en-US"/>
        </w:rPr>
        <w:t xml:space="preserve"> the button “ClearDB”. When everything is set up (and if not, there are default values for each field), it is possible to “Launch” the test and at that point the interface will change content, showing any possible information about the running test. It is important to specify that in absence of a responding Resource Module, the test won’t start because all the calculations and all the data fetched comes from that module through cross REST calls between the two modules.</w:t>
      </w:r>
    </w:p>
    <w:p w14:paraId="5C4271E3" w14:textId="66CCED74" w:rsidR="009F357F" w:rsidRDefault="001E6265" w:rsidP="009F357F">
      <w:pPr>
        <w:ind w:left="1712"/>
        <w:rPr>
          <w:sz w:val="22"/>
          <w:szCs w:val="22"/>
          <w:lang w:val="en-US"/>
        </w:rPr>
      </w:pPr>
      <w:r>
        <w:rPr>
          <w:noProof/>
        </w:rPr>
        <w:pict w14:anchorId="45278ECE">
          <v:shape id="_x0000_s1032" type="#_x0000_t75" style="position:absolute;left:0;text-align:left;margin-left:2.15pt;margin-top:37.05pt;width:522.85pt;height:311.25pt;z-index:251658246;mso-position-horizontal-relative:text;mso-position-vertical-relative:text;mso-width-relative:page;mso-height-relative:page" stroked="t" strokecolor="#365f91 [2404]" strokeweight="3pt">
            <v:imagedata r:id="rId17" o:title="metriche"/>
            <w10:wrap type="topAndBottom"/>
          </v:shape>
        </w:pict>
      </w:r>
      <w:r w:rsidR="00D856E4" w:rsidRPr="44035508">
        <w:rPr>
          <w:sz w:val="22"/>
          <w:szCs w:val="22"/>
          <w:lang w:val="en-US"/>
        </w:rPr>
        <w:t>Assuming everything is correctly set up, the test will start and all metrics about Mongo performance are fetched and showed in the top table.</w:t>
      </w:r>
    </w:p>
    <w:p w14:paraId="7E4EDA52" w14:textId="5CC759CD" w:rsidR="00670D04" w:rsidRDefault="00670D04" w:rsidP="009F357F">
      <w:pPr>
        <w:ind w:left="1712"/>
        <w:rPr>
          <w:sz w:val="22"/>
          <w:lang w:val="en-US"/>
        </w:rPr>
      </w:pPr>
    </w:p>
    <w:p w14:paraId="2D5F3FD8" w14:textId="7D799CC5" w:rsidR="00670D04" w:rsidRDefault="00670D04" w:rsidP="009F357F">
      <w:pPr>
        <w:ind w:left="1712"/>
        <w:rPr>
          <w:sz w:val="22"/>
          <w:lang w:val="en-US"/>
        </w:rPr>
      </w:pPr>
    </w:p>
    <w:p w14:paraId="1401FEA8" w14:textId="7E5FD2EB" w:rsidR="00D856E4" w:rsidRDefault="00D856E4" w:rsidP="009F357F">
      <w:pPr>
        <w:ind w:left="1712"/>
        <w:rPr>
          <w:sz w:val="22"/>
          <w:szCs w:val="22"/>
          <w:lang w:val="en-US"/>
        </w:rPr>
      </w:pPr>
      <w:r w:rsidRPr="44035508">
        <w:rPr>
          <w:sz w:val="22"/>
          <w:szCs w:val="22"/>
          <w:lang w:val="en-US"/>
        </w:rPr>
        <w:t xml:space="preserve">In the down part, it is possible to “AutoDraw” a live graph of the most interesting metrics, but this option is disabled by default due to the heavy cost in terms of memory for the computer. It is </w:t>
      </w:r>
      <w:r w:rsidRPr="44035508">
        <w:rPr>
          <w:sz w:val="22"/>
          <w:szCs w:val="22"/>
          <w:lang w:val="en-US"/>
        </w:rPr>
        <w:lastRenderedPageBreak/>
        <w:t xml:space="preserve">anyway possible to “Draw” all the same graphs at the end of the test as all data are saved for the current session and this has been the standard option for my tests. All graphs and tables that will be </w:t>
      </w:r>
      <w:r w:rsidR="001E6265">
        <w:rPr>
          <w:noProof/>
        </w:rPr>
        <w:pict w14:anchorId="418C93C8">
          <v:shape id="_x0000_s1033" type="#_x0000_t75" style="position:absolute;left:0;text-align:left;margin-left:-3.3pt;margin-top:49.25pt;width:522.3pt;height:283.55pt;z-index:251658247;mso-position-horizontal-relative:text;mso-position-vertical-relative:text;mso-width-relative:page;mso-height-relative:page" stroked="t" strokecolor="#365f91 [2404]" strokeweight="3pt">
            <v:imagedata r:id="rId18" o:title="grafici"/>
            <w10:wrap type="topAndBottom"/>
          </v:shape>
        </w:pict>
      </w:r>
      <w:r w:rsidRPr="44035508">
        <w:rPr>
          <w:sz w:val="22"/>
          <w:szCs w:val="22"/>
          <w:lang w:val="en-US"/>
        </w:rPr>
        <w:t>presented in the tests have been drawn by the application and saved at the end of each test.</w:t>
      </w:r>
    </w:p>
    <w:p w14:paraId="7184E0B4" w14:textId="19CD91D2" w:rsidR="002758AF" w:rsidRDefault="002758AF" w:rsidP="009F357F">
      <w:pPr>
        <w:ind w:left="1712"/>
        <w:rPr>
          <w:sz w:val="22"/>
          <w:lang w:val="en-US"/>
        </w:rPr>
      </w:pPr>
    </w:p>
    <w:p w14:paraId="25E1A72F" w14:textId="12C3FA3D" w:rsidR="00D856E4" w:rsidRDefault="00D856E4" w:rsidP="009F357F">
      <w:pPr>
        <w:ind w:left="1712"/>
        <w:rPr>
          <w:sz w:val="22"/>
          <w:szCs w:val="22"/>
          <w:lang w:val="en-US"/>
        </w:rPr>
      </w:pPr>
      <w:r w:rsidRPr="44035508">
        <w:rPr>
          <w:sz w:val="22"/>
          <w:szCs w:val="22"/>
          <w:lang w:val="en-US"/>
        </w:rPr>
        <w:t>At the bottom of the page there are two buttons that can launch specific queries:</w:t>
      </w:r>
    </w:p>
    <w:p w14:paraId="0363AF7C" w14:textId="20154265" w:rsidR="00D856E4" w:rsidRDefault="00D856E4" w:rsidP="00D856E4">
      <w:pPr>
        <w:pStyle w:val="Paragrafoelenco"/>
        <w:numPr>
          <w:ilvl w:val="0"/>
          <w:numId w:val="33"/>
        </w:numPr>
        <w:jc w:val="both"/>
        <w:rPr>
          <w:sz w:val="22"/>
          <w:szCs w:val="22"/>
          <w:lang w:val="en-US"/>
        </w:rPr>
      </w:pPr>
      <w:r w:rsidRPr="44035508">
        <w:rPr>
          <w:sz w:val="22"/>
          <w:szCs w:val="22"/>
          <w:lang w:val="en-US"/>
        </w:rPr>
        <w:t xml:space="preserve">A </w:t>
      </w:r>
      <w:r w:rsidRPr="44035508">
        <w:rPr>
          <w:b/>
          <w:sz w:val="22"/>
          <w:szCs w:val="22"/>
          <w:lang w:val="en-US"/>
        </w:rPr>
        <w:t xml:space="preserve">countAll( ) </w:t>
      </w:r>
      <w:r w:rsidRPr="44035508">
        <w:rPr>
          <w:sz w:val="22"/>
          <w:szCs w:val="22"/>
          <w:lang w:val="en-US"/>
        </w:rPr>
        <w:t>query that returns all the current records in the database. The main reason for this was to monitor in live the correctness of the insertions and see if they matched the values printed in the top table</w:t>
      </w:r>
    </w:p>
    <w:p w14:paraId="6AA0D93B" w14:textId="4200FA20" w:rsidR="00D856E4" w:rsidRDefault="001E6265" w:rsidP="00D856E4">
      <w:pPr>
        <w:pStyle w:val="Paragrafoelenco"/>
        <w:numPr>
          <w:ilvl w:val="0"/>
          <w:numId w:val="33"/>
        </w:numPr>
        <w:jc w:val="both"/>
        <w:rPr>
          <w:sz w:val="22"/>
          <w:szCs w:val="22"/>
          <w:lang w:val="en-US"/>
        </w:rPr>
      </w:pPr>
      <w:r>
        <w:rPr>
          <w:noProof/>
        </w:rPr>
        <w:pict w14:anchorId="2E6F8EB5">
          <v:shape id="_x0000_s1034" type="#_x0000_t75" style="position:absolute;left:0;text-align:left;margin-left:.55pt;margin-top:80.6pt;width:523.4pt;height:260.3pt;z-index:251658248;mso-position-horizontal-relative:text;mso-position-vertical-relative:text;mso-width-relative:page;mso-height-relative:page" stroked="t" strokecolor="#365f91 [2404]" strokeweight="3pt">
            <v:imagedata r:id="rId19" o:title="queries"/>
            <w10:wrap type="topAndBottom"/>
          </v:shape>
        </w:pict>
      </w:r>
      <w:r w:rsidR="00D856E4" w:rsidRPr="44035508">
        <w:rPr>
          <w:sz w:val="22"/>
          <w:szCs w:val="22"/>
          <w:lang w:val="en-US"/>
        </w:rPr>
        <w:t xml:space="preserve">A </w:t>
      </w:r>
      <w:r w:rsidR="00D856E4" w:rsidRPr="44035508">
        <w:rPr>
          <w:b/>
          <w:sz w:val="22"/>
          <w:szCs w:val="22"/>
          <w:lang w:val="en-US"/>
        </w:rPr>
        <w:t xml:space="preserve">complexQuery( ) </w:t>
      </w:r>
      <w:r w:rsidR="00D856E4" w:rsidRPr="44035508">
        <w:rPr>
          <w:sz w:val="22"/>
          <w:szCs w:val="22"/>
          <w:lang w:val="en-US"/>
        </w:rPr>
        <w:t xml:space="preserve">that is a query with </w:t>
      </w:r>
      <w:r w:rsidR="00E32652" w:rsidRPr="44035508">
        <w:rPr>
          <w:sz w:val="22"/>
          <w:szCs w:val="22"/>
          <w:lang w:val="en-US"/>
        </w:rPr>
        <w:t xml:space="preserve">the purpose to “disturb” the normal process of insert and get of the entries, it was used in specific tests with heavy load and its times of execution where saved and then graphed using Microsoft Excel. When launched in “Auto” </w:t>
      </w:r>
      <w:r w:rsidR="00E32652" w:rsidRPr="44035508">
        <w:rPr>
          <w:sz w:val="22"/>
          <w:szCs w:val="22"/>
          <w:lang w:val="en-US"/>
        </w:rPr>
        <w:lastRenderedPageBreak/>
        <w:t>it runs every 10 seconds and updates an array containing all the execution times that will be graphed. It will be deeply analyzed in Chapter 4.</w:t>
      </w:r>
    </w:p>
    <w:p w14:paraId="1746FFAA" w14:textId="2901A00E" w:rsidR="00D856E4" w:rsidRPr="002758AF" w:rsidRDefault="00D856E4" w:rsidP="002758AF">
      <w:pPr>
        <w:jc w:val="both"/>
        <w:rPr>
          <w:sz w:val="22"/>
          <w:lang w:val="en-US"/>
        </w:rPr>
      </w:pPr>
    </w:p>
    <w:p w14:paraId="68B3A758" w14:textId="3DAB0736" w:rsidR="004039C3" w:rsidRDefault="004039C3" w:rsidP="004039C3">
      <w:pPr>
        <w:pStyle w:val="Titolo3"/>
        <w:rPr>
          <w:color w:val="000000" w:themeColor="text1"/>
          <w:lang w:val="en-US" w:eastAsia="zh-CN" w:bidi="hi-IN"/>
        </w:rPr>
      </w:pPr>
      <w:bookmarkStart w:id="101" w:name="_Toc475293648"/>
      <w:r w:rsidRPr="004039C3">
        <w:rPr>
          <w:color w:val="000000" w:themeColor="text1"/>
          <w:lang w:val="en-US" w:eastAsia="zh-CN" w:bidi="hi-IN"/>
        </w:rPr>
        <w:t>MongoDB Resource Module</w:t>
      </w:r>
      <w:bookmarkEnd w:id="101"/>
    </w:p>
    <w:p w14:paraId="549B09AA" w14:textId="39C76803" w:rsidR="00147F5B" w:rsidRPr="00DC23FD" w:rsidRDefault="008319C2" w:rsidP="002E7FAD">
      <w:pPr>
        <w:ind w:left="1712"/>
        <w:rPr>
          <w:sz w:val="22"/>
          <w:szCs w:val="22"/>
          <w:u w:val="single"/>
          <w:lang w:val="en-US" w:eastAsia="zh-CN" w:bidi="hi-IN"/>
        </w:rPr>
      </w:pPr>
      <w:r>
        <w:rPr>
          <w:noProof/>
          <w:sz w:val="22"/>
        </w:rPr>
        <w:drawing>
          <wp:anchor distT="0" distB="0" distL="114300" distR="114300" simplePos="0" relativeHeight="251658245" behindDoc="0" locked="0" layoutInCell="1" allowOverlap="1" wp14:anchorId="0E1FAAA0" wp14:editId="3BD36CA2">
            <wp:simplePos x="0" y="0"/>
            <wp:positionH relativeFrom="column">
              <wp:posOffset>-13970</wp:posOffset>
            </wp:positionH>
            <wp:positionV relativeFrom="paragraph">
              <wp:posOffset>1056640</wp:posOffset>
            </wp:positionV>
            <wp:extent cx="6730365" cy="1948180"/>
            <wp:effectExtent l="38100" t="38100" r="32385" b="33020"/>
            <wp:wrapTopAndBottom/>
            <wp:docPr id="5" name="Immagine 5" descr="C:\Users\miche\AppData\Local\Microsoft\Windows\INetCacheContent.Word\comman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AppData\Local\Microsoft\Windows\INetCacheContent.Word\command-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0365" cy="1948180"/>
                    </a:xfrm>
                    <a:prstGeom prst="rect">
                      <a:avLst/>
                    </a:prstGeom>
                    <a:noFill/>
                    <a:ln w="38100">
                      <a:solidFill>
                        <a:schemeClr val="accent1"/>
                      </a:solidFill>
                    </a:ln>
                  </pic:spPr>
                </pic:pic>
              </a:graphicData>
            </a:graphic>
            <wp14:sizeRelH relativeFrom="page">
              <wp14:pctWidth>0</wp14:pctWidth>
            </wp14:sizeRelH>
            <wp14:sizeRelV relativeFrom="page">
              <wp14:pctHeight>0</wp14:pctHeight>
            </wp14:sizeRelV>
          </wp:anchor>
        </w:drawing>
      </w:r>
      <w:r w:rsidR="002E7FAD" w:rsidRPr="44035508">
        <w:rPr>
          <w:sz w:val="22"/>
          <w:szCs w:val="22"/>
          <w:lang w:val="en-US" w:eastAsia="zh-CN" w:bidi="hi-IN"/>
        </w:rPr>
        <w:t>This is the core module of the application. All endpoints for the REST calls from the UI Module are defined and connected to a specific function in this module, thus it is not necessary to have an UI module to run a test as it is possible to launch the standalone .jar of this module from command prompt console and setup a test following the options provided. It is even possible to print some metrics on the console, but it has never been done during the tests because it was much better and clearer doing so from the UI Module.</w:t>
      </w:r>
    </w:p>
    <w:p w14:paraId="0E5CC771" w14:textId="15FD8441" w:rsidR="00147F5B" w:rsidRDefault="00147F5B" w:rsidP="002E7FAD">
      <w:pPr>
        <w:ind w:left="1712"/>
        <w:rPr>
          <w:sz w:val="22"/>
          <w:lang w:val="en-US" w:eastAsia="zh-CN" w:bidi="hi-IN"/>
        </w:rPr>
      </w:pPr>
    </w:p>
    <w:p w14:paraId="65E64046" w14:textId="2C46D47F" w:rsidR="002E7FAD" w:rsidRDefault="002E7FAD" w:rsidP="002E7FAD">
      <w:pPr>
        <w:ind w:left="1712"/>
        <w:rPr>
          <w:sz w:val="22"/>
          <w:szCs w:val="22"/>
          <w:lang w:val="en-US" w:eastAsia="zh-CN" w:bidi="hi-IN"/>
        </w:rPr>
      </w:pPr>
      <w:r w:rsidRPr="44035508">
        <w:rPr>
          <w:sz w:val="22"/>
          <w:szCs w:val="22"/>
          <w:lang w:val="en-US" w:eastAsia="zh-CN" w:bidi="hi-IN"/>
        </w:rPr>
        <w:t>It is possible to connect the UI Module to different instances of the Resource Modules even running of different machines to fetch all possible data, and this is how the tests have been conducted.</w:t>
      </w:r>
    </w:p>
    <w:p w14:paraId="0E957A5B" w14:textId="1472A867" w:rsidR="001D2788" w:rsidRDefault="001E6265" w:rsidP="002E7FAD">
      <w:pPr>
        <w:ind w:left="1712"/>
        <w:rPr>
          <w:sz w:val="22"/>
          <w:szCs w:val="22"/>
          <w:lang w:val="en-US" w:eastAsia="zh-CN" w:bidi="hi-IN"/>
        </w:rPr>
      </w:pPr>
      <w:r>
        <w:rPr>
          <w:noProof/>
        </w:rPr>
        <w:pict w14:anchorId="5E671669">
          <v:shape id="_x0000_s1036" type="#_x0000_t75" style="position:absolute;left:0;text-align:left;margin-left:1.05pt;margin-top:59.05pt;width:524.45pt;height:321.5pt;z-index:251658250;mso-position-horizontal-relative:text;mso-position-vertical-relative:text;mso-width-relative:page;mso-height-relative:page" stroked="t" strokecolor="#365f91 [2404]" strokeweight="4.5pt">
            <v:imagedata r:id="rId21" o:title="Screenshot (27)"/>
            <w10:wrap type="topAndBottom"/>
          </v:shape>
        </w:pict>
      </w:r>
      <w:r w:rsidR="002E7FAD" w:rsidRPr="44035508">
        <w:rPr>
          <w:sz w:val="22"/>
          <w:szCs w:val="22"/>
          <w:lang w:val="en-US" w:eastAsia="zh-CN" w:bidi="hi-IN"/>
        </w:rPr>
        <w:t xml:space="preserve">In this module is also defined the structure of </w:t>
      </w:r>
      <w:r w:rsidR="002E7FAD" w:rsidRPr="44035508">
        <w:rPr>
          <w:i/>
          <w:sz w:val="22"/>
          <w:szCs w:val="22"/>
          <w:lang w:val="en-US" w:eastAsia="zh-CN" w:bidi="hi-IN"/>
        </w:rPr>
        <w:t>Fattura.java</w:t>
      </w:r>
      <w:r w:rsidR="002E7FAD" w:rsidRPr="44035508">
        <w:rPr>
          <w:sz w:val="22"/>
          <w:szCs w:val="22"/>
          <w:lang w:val="en-US" w:eastAsia="zh-CN" w:bidi="hi-IN"/>
        </w:rPr>
        <w:t xml:space="preserve">, the type of document used for the tests, and the repository that connects to the MongoDB collection </w:t>
      </w:r>
      <w:r w:rsidR="002E7FAD" w:rsidRPr="44035508">
        <w:rPr>
          <w:i/>
          <w:sz w:val="22"/>
          <w:szCs w:val="22"/>
          <w:lang w:val="en-US" w:eastAsia="zh-CN" w:bidi="hi-IN"/>
        </w:rPr>
        <w:t xml:space="preserve">Test </w:t>
      </w:r>
      <w:r w:rsidR="002E7FAD" w:rsidRPr="44035508">
        <w:rPr>
          <w:sz w:val="22"/>
          <w:szCs w:val="22"/>
          <w:lang w:val="en-US" w:eastAsia="zh-CN" w:bidi="hi-IN"/>
        </w:rPr>
        <w:t xml:space="preserve">where the data are stored. Most important class of the module, apart from the </w:t>
      </w:r>
      <w:r w:rsidR="002E7FAD" w:rsidRPr="44035508">
        <w:rPr>
          <w:i/>
          <w:sz w:val="22"/>
          <w:szCs w:val="22"/>
          <w:lang w:val="en-US" w:eastAsia="zh-CN" w:bidi="hi-IN"/>
        </w:rPr>
        <w:t>Main.java</w:t>
      </w:r>
      <w:r w:rsidR="002E7FAD" w:rsidRPr="44035508">
        <w:rPr>
          <w:sz w:val="22"/>
          <w:szCs w:val="22"/>
          <w:lang w:val="en-US" w:eastAsia="zh-CN" w:bidi="hi-IN"/>
        </w:rPr>
        <w:t xml:space="preserve"> class, is </w:t>
      </w:r>
      <w:r w:rsidR="002E7FAD" w:rsidRPr="44035508">
        <w:rPr>
          <w:i/>
          <w:sz w:val="22"/>
          <w:szCs w:val="22"/>
          <w:lang w:val="en-US" w:eastAsia="zh-CN" w:bidi="hi-IN"/>
        </w:rPr>
        <w:t xml:space="preserve">MockLoadService.java </w:t>
      </w:r>
      <w:r w:rsidR="002E7FAD" w:rsidRPr="44035508">
        <w:rPr>
          <w:sz w:val="22"/>
          <w:szCs w:val="22"/>
          <w:lang w:val="en-US" w:eastAsia="zh-CN" w:bidi="hi-IN"/>
        </w:rPr>
        <w:t>where resides the algorithm of the test and where all the metrics are calculated a</w:t>
      </w:r>
      <w:r w:rsidR="00A7370D" w:rsidRPr="44035508">
        <w:rPr>
          <w:sz w:val="22"/>
          <w:szCs w:val="22"/>
          <w:lang w:val="en-US" w:eastAsia="zh-CN" w:bidi="hi-IN"/>
        </w:rPr>
        <w:t>nd saved.</w:t>
      </w:r>
    </w:p>
    <w:p w14:paraId="2AC1FC7A" w14:textId="0161FB5F" w:rsidR="00177396" w:rsidRPr="00147F5B" w:rsidRDefault="00A7370D" w:rsidP="00147F5B">
      <w:pPr>
        <w:ind w:left="1712"/>
        <w:rPr>
          <w:sz w:val="22"/>
          <w:szCs w:val="22"/>
          <w:lang w:val="en-US" w:eastAsia="zh-CN" w:bidi="hi-IN"/>
        </w:rPr>
      </w:pPr>
      <w:r w:rsidRPr="44035508">
        <w:rPr>
          <w:sz w:val="22"/>
          <w:szCs w:val="22"/>
          <w:lang w:val="en-US" w:eastAsia="zh-CN" w:bidi="hi-IN"/>
        </w:rPr>
        <w:lastRenderedPageBreak/>
        <w:t>The algorithm takes as parameters the number of entries, the type of test and most important the number of threads; then for each thread it replicates the cycle where all the operations and calculations are executed.</w:t>
      </w:r>
    </w:p>
    <w:p w14:paraId="7F58CB08" w14:textId="604F55A3" w:rsidR="009338B6" w:rsidRPr="00BF5167" w:rsidRDefault="009338B6" w:rsidP="00240729">
      <w:pPr>
        <w:keepNext/>
        <w:widowControl w:val="0"/>
        <w:numPr>
          <w:ilvl w:val="0"/>
          <w:numId w:val="8"/>
        </w:numPr>
        <w:tabs>
          <w:tab w:val="num" w:pos="360"/>
        </w:tabs>
        <w:suppressAutoHyphens/>
        <w:autoSpaceDN w:val="0"/>
        <w:spacing w:before="850" w:after="29"/>
        <w:ind w:left="0" w:firstLine="0"/>
        <w:textAlignment w:val="baseline"/>
        <w:outlineLvl w:val="0"/>
        <w:rPr>
          <w:b/>
          <w:color w:val="000000" w:themeColor="text1"/>
          <w:sz w:val="28"/>
          <w:szCs w:val="28"/>
          <w:lang w:val="en-US" w:eastAsia="zh-CN" w:bidi="hi-IN"/>
        </w:rPr>
      </w:pPr>
      <w:bookmarkStart w:id="102" w:name="_Toc475293649"/>
      <w:r w:rsidRPr="00BF5167">
        <w:rPr>
          <w:b/>
          <w:bCs/>
          <w:color w:val="000000" w:themeColor="text1"/>
          <w:kern w:val="3"/>
          <w:sz w:val="28"/>
          <w:szCs w:val="28"/>
          <w:lang w:val="en-US" w:eastAsia="zh-CN" w:bidi="hi-IN"/>
        </w:rPr>
        <w:t>Test and results</w:t>
      </w:r>
      <w:bookmarkEnd w:id="102"/>
    </w:p>
    <w:p w14:paraId="43921ACC" w14:textId="7E062DCE" w:rsidR="009338B6" w:rsidRDefault="006A25A7" w:rsidP="009338B6">
      <w:pPr>
        <w:pStyle w:val="Titolo2"/>
        <w:rPr>
          <w:color w:val="000000" w:themeColor="text1"/>
          <w:lang w:val="en-US" w:eastAsia="zh-CN" w:bidi="hi-IN"/>
        </w:rPr>
      </w:pPr>
      <w:bookmarkStart w:id="103" w:name="_Toc475293650"/>
      <w:r w:rsidRPr="00BF5167">
        <w:rPr>
          <w:color w:val="000000" w:themeColor="text1"/>
          <w:lang w:val="en-US" w:eastAsia="zh-CN" w:bidi="hi-IN"/>
        </w:rPr>
        <w:t>Environment</w:t>
      </w:r>
      <w:r w:rsidR="009338B6" w:rsidRPr="00BF5167">
        <w:rPr>
          <w:color w:val="000000" w:themeColor="text1"/>
          <w:lang w:val="en-US" w:eastAsia="zh-CN" w:bidi="hi-IN"/>
        </w:rPr>
        <w:t xml:space="preserve"> of testing</w:t>
      </w:r>
      <w:bookmarkEnd w:id="103"/>
    </w:p>
    <w:p w14:paraId="4E18241B" w14:textId="375903F4" w:rsidR="00AF0CAD" w:rsidRDefault="00AF0CAD" w:rsidP="00AF0CAD">
      <w:pPr>
        <w:ind w:left="576"/>
        <w:rPr>
          <w:sz w:val="22"/>
          <w:szCs w:val="22"/>
          <w:lang w:val="en-US" w:eastAsia="zh-CN" w:bidi="hi-IN"/>
        </w:rPr>
      </w:pPr>
      <w:r w:rsidRPr="44035508">
        <w:rPr>
          <w:sz w:val="22"/>
          <w:szCs w:val="22"/>
          <w:lang w:val="en-US" w:eastAsia="zh-CN" w:bidi="hi-IN"/>
        </w:rPr>
        <w:t>The ideal environment for the tests needed to simulate more clients connecting to Mongo as possible. Since multithreading inside the Java Virtual Machine is quite expensive in terms of calculations for the CPU and memory used on the RAM, it was not possible to launch more than 8 threads from my working laptop. I have set up an environment using some of the virtual machines available on the company private network to reduce my laptop load.</w:t>
      </w:r>
    </w:p>
    <w:p w14:paraId="655F37AC" w14:textId="35B5C51E" w:rsidR="00AF0CAD" w:rsidRPr="0069231E" w:rsidRDefault="00AF0CAD" w:rsidP="00AF0CAD">
      <w:pPr>
        <w:ind w:left="576"/>
        <w:rPr>
          <w:color w:val="FF0000"/>
          <w:sz w:val="22"/>
          <w:szCs w:val="22"/>
          <w:lang w:val="en-US" w:eastAsia="zh-CN" w:bidi="hi-IN"/>
        </w:rPr>
      </w:pPr>
      <w:r w:rsidRPr="44035508">
        <w:rPr>
          <w:sz w:val="22"/>
          <w:szCs w:val="22"/>
          <w:lang w:val="en-US" w:eastAsia="zh-CN" w:bidi="hi-IN"/>
        </w:rPr>
        <w:t xml:space="preserve">In the end, 5 virtual machines have been involved: </w:t>
      </w:r>
    </w:p>
    <w:p w14:paraId="6C0FB3C2" w14:textId="493FD619" w:rsidR="00AF0CAD" w:rsidRDefault="00AF0CAD" w:rsidP="00AF0CAD">
      <w:pPr>
        <w:pStyle w:val="Paragrafoelenco"/>
        <w:numPr>
          <w:ilvl w:val="0"/>
          <w:numId w:val="36"/>
        </w:numPr>
        <w:rPr>
          <w:sz w:val="22"/>
          <w:szCs w:val="22"/>
          <w:lang w:val="en-US" w:eastAsia="zh-CN" w:bidi="hi-IN"/>
        </w:rPr>
      </w:pPr>
      <w:r w:rsidRPr="44035508">
        <w:rPr>
          <w:sz w:val="22"/>
          <w:szCs w:val="22"/>
          <w:lang w:val="en-US" w:eastAsia="zh-CN" w:bidi="hi-IN"/>
        </w:rPr>
        <w:t>One machine running a Mongo node as Master with the following hardware specifications:</w:t>
      </w:r>
    </w:p>
    <w:p w14:paraId="568286F9" w14:textId="7B6BF301" w:rsidR="005B18C6" w:rsidRDefault="005B18C6" w:rsidP="00AF0CAD">
      <w:pPr>
        <w:pStyle w:val="Paragrafoelenco"/>
        <w:numPr>
          <w:ilvl w:val="0"/>
          <w:numId w:val="36"/>
        </w:numPr>
        <w:rPr>
          <w:sz w:val="22"/>
          <w:szCs w:val="22"/>
          <w:lang w:val="en-US" w:eastAsia="zh-CN" w:bidi="hi-IN"/>
        </w:rPr>
      </w:pPr>
      <w:r w:rsidRPr="44035508">
        <w:rPr>
          <w:sz w:val="22"/>
          <w:szCs w:val="22"/>
          <w:lang w:val="en-US" w:eastAsia="zh-CN" w:bidi="hi-IN"/>
        </w:rPr>
        <w:t>One machine running a Mongo secondary node as Slave with the following hardware specifications:</w:t>
      </w:r>
    </w:p>
    <w:p w14:paraId="77565895" w14:textId="5FAD5F49" w:rsidR="005B18C6" w:rsidRDefault="005B18C6" w:rsidP="00AF0CAD">
      <w:pPr>
        <w:pStyle w:val="Paragrafoelenco"/>
        <w:numPr>
          <w:ilvl w:val="0"/>
          <w:numId w:val="36"/>
        </w:numPr>
        <w:rPr>
          <w:sz w:val="22"/>
          <w:szCs w:val="22"/>
          <w:lang w:val="en-US" w:eastAsia="zh-CN" w:bidi="hi-IN"/>
        </w:rPr>
      </w:pPr>
      <w:r w:rsidRPr="44035508">
        <w:rPr>
          <w:sz w:val="22"/>
          <w:szCs w:val="22"/>
          <w:lang w:val="en-US" w:eastAsia="zh-CN" w:bidi="hi-IN"/>
        </w:rPr>
        <w:t>Two twin machines running the MongoDB Resource standalone module with the following specifications:</w:t>
      </w:r>
    </w:p>
    <w:p w14:paraId="08624343" w14:textId="28CC9447" w:rsidR="005B18C6" w:rsidRDefault="005B18C6" w:rsidP="00AF0CAD">
      <w:pPr>
        <w:pStyle w:val="Paragrafoelenco"/>
        <w:numPr>
          <w:ilvl w:val="0"/>
          <w:numId w:val="36"/>
        </w:numPr>
        <w:rPr>
          <w:sz w:val="22"/>
          <w:szCs w:val="22"/>
          <w:lang w:val="en-US" w:eastAsia="zh-CN" w:bidi="hi-IN"/>
        </w:rPr>
      </w:pPr>
      <w:r w:rsidRPr="44035508">
        <w:rPr>
          <w:sz w:val="22"/>
          <w:szCs w:val="22"/>
          <w:lang w:val="en-US" w:eastAsia="zh-CN" w:bidi="hi-IN"/>
        </w:rPr>
        <w:t>Another machine running the MongoDB Resource standalone module with those specifications:</w:t>
      </w:r>
    </w:p>
    <w:p w14:paraId="30C3268F" w14:textId="020C9844" w:rsidR="00147F5B" w:rsidRDefault="00147F5B" w:rsidP="00147F5B">
      <w:pPr>
        <w:rPr>
          <w:lang w:val="en-US" w:eastAsia="zh-CN" w:bidi="hi-IN"/>
        </w:rPr>
      </w:pPr>
    </w:p>
    <w:p w14:paraId="14A8493E" w14:textId="4B612D40" w:rsidR="00147F5B" w:rsidRPr="00147F5B" w:rsidRDefault="00147F5B" w:rsidP="00147F5B">
      <w:pPr>
        <w:rPr>
          <w:sz w:val="22"/>
          <w:lang w:val="en-US" w:eastAsia="zh-CN" w:bidi="hi-IN"/>
        </w:rPr>
      </w:pPr>
      <w:r>
        <w:rPr>
          <w:noProof/>
          <w:sz w:val="22"/>
        </w:rPr>
        <w:drawing>
          <wp:anchor distT="0" distB="0" distL="114300" distR="114300" simplePos="0" relativeHeight="251658241" behindDoc="0" locked="0" layoutInCell="1" allowOverlap="1" wp14:anchorId="61E3CB79" wp14:editId="3E64B68B">
            <wp:simplePos x="0" y="0"/>
            <wp:positionH relativeFrom="column">
              <wp:posOffset>46404</wp:posOffset>
            </wp:positionH>
            <wp:positionV relativeFrom="paragraph">
              <wp:posOffset>475126</wp:posOffset>
            </wp:positionV>
            <wp:extent cx="6645910" cy="4615815"/>
            <wp:effectExtent l="38100" t="38100" r="40640" b="323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_architec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461581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3B1C4BCE" w14:textId="52BA631F" w:rsidR="00362361" w:rsidRPr="00257132" w:rsidRDefault="00257132" w:rsidP="005B18C6">
      <w:pPr>
        <w:ind w:left="576"/>
        <w:rPr>
          <w:color w:val="FF0000"/>
          <w:sz w:val="22"/>
          <w:szCs w:val="22"/>
          <w:lang w:val="en-US" w:eastAsia="zh-CN" w:bidi="hi-IN"/>
        </w:rPr>
      </w:pPr>
      <w:r w:rsidRPr="44035508">
        <w:rPr>
          <w:color w:val="FF0000"/>
          <w:sz w:val="22"/>
          <w:szCs w:val="22"/>
          <w:lang w:val="en-US" w:eastAsia="zh-CN" w:bidi="hi-IN"/>
        </w:rPr>
        <w:t>//AGGIORNARE DATI MACCHINE ARCHITETTURA!!</w:t>
      </w:r>
    </w:p>
    <w:p w14:paraId="73A3BA45" w14:textId="77777777" w:rsidR="00147F5B" w:rsidRDefault="00147F5B" w:rsidP="005B18C6">
      <w:pPr>
        <w:ind w:left="576"/>
        <w:rPr>
          <w:sz w:val="22"/>
          <w:lang w:val="en-US" w:eastAsia="zh-CN" w:bidi="hi-IN"/>
        </w:rPr>
      </w:pPr>
    </w:p>
    <w:p w14:paraId="4979DB9C" w14:textId="01E97114" w:rsidR="005B18C6" w:rsidRDefault="005B18C6" w:rsidP="005B18C6">
      <w:pPr>
        <w:ind w:left="576"/>
        <w:rPr>
          <w:sz w:val="22"/>
          <w:szCs w:val="22"/>
          <w:lang w:val="en-US" w:eastAsia="zh-CN" w:bidi="hi-IN"/>
        </w:rPr>
      </w:pPr>
      <w:r w:rsidRPr="44035508">
        <w:rPr>
          <w:sz w:val="22"/>
          <w:szCs w:val="22"/>
          <w:lang w:val="en-US" w:eastAsia="zh-CN" w:bidi="hi-IN"/>
        </w:rPr>
        <w:lastRenderedPageBreak/>
        <w:t>All the virtual machines were running a Linux distribution, CentOS, and they were controlled simultaneously via SSH bridge from my working laptop. On each of the client machines an instance of the MongoDB Resource module was launched from the Linux shell and the parameters of the test were set up in the same way.</w:t>
      </w:r>
    </w:p>
    <w:p w14:paraId="40A208FC" w14:textId="656D0E56" w:rsidR="005B18C6" w:rsidRDefault="005B18C6" w:rsidP="005B18C6">
      <w:pPr>
        <w:ind w:left="576"/>
        <w:rPr>
          <w:sz w:val="22"/>
          <w:szCs w:val="22"/>
          <w:lang w:val="en-US" w:eastAsia="zh-CN" w:bidi="hi-IN"/>
        </w:rPr>
      </w:pPr>
      <w:r w:rsidRPr="44035508">
        <w:rPr>
          <w:sz w:val="22"/>
          <w:szCs w:val="22"/>
          <w:lang w:val="en-US" w:eastAsia="zh-CN" w:bidi="hi-IN"/>
        </w:rPr>
        <w:t xml:space="preserve">On the machines hosting the Mongo nodes, Mongo had two different configurations: </w:t>
      </w:r>
    </w:p>
    <w:p w14:paraId="551A16AB" w14:textId="1E712F6B" w:rsidR="0069231E" w:rsidRPr="00152453" w:rsidRDefault="001E6265" w:rsidP="0069231E">
      <w:pPr>
        <w:pStyle w:val="Paragrafoelenco"/>
        <w:numPr>
          <w:ilvl w:val="0"/>
          <w:numId w:val="37"/>
        </w:numPr>
        <w:rPr>
          <w:sz w:val="22"/>
          <w:szCs w:val="22"/>
          <w:lang w:val="en-US" w:eastAsia="zh-CN" w:bidi="hi-IN"/>
        </w:rPr>
      </w:pPr>
      <w:r>
        <w:rPr>
          <w:noProof/>
        </w:rPr>
        <w:pict w14:anchorId="1BED3F60">
          <v:shape id="_x0000_s1038" type="#_x0000_t75" style="position:absolute;left:0;text-align:left;margin-left:0;margin-top:34pt;width:522.4pt;height:352.45pt;z-index:251658251;mso-position-horizontal-relative:text;mso-position-vertical-relative:text;mso-width-relative:page;mso-height-relative:page" stroked="t" strokecolor="#365f91 [2404]" strokeweight="3pt">
            <v:imagedata r:id="rId23" o:title="conf_master_one_node"/>
            <w10:wrap type="topAndBottom"/>
          </v:shape>
        </w:pict>
      </w:r>
      <w:r w:rsidR="005B18C6" w:rsidRPr="44035508">
        <w:rPr>
          <w:sz w:val="22"/>
          <w:szCs w:val="22"/>
          <w:lang w:val="en-US" w:eastAsia="zh-CN" w:bidi="hi-IN"/>
        </w:rPr>
        <w:t>First one to perform the stress test on only one node, it was set this way:</w:t>
      </w:r>
      <w:r w:rsidR="0069231E" w:rsidRPr="44035508">
        <w:rPr>
          <w:sz w:val="22"/>
          <w:szCs w:val="22"/>
          <w:lang w:val="en-US" w:eastAsia="zh-CN" w:bidi="hi-IN"/>
        </w:rPr>
        <w:t xml:space="preserve"> </w:t>
      </w:r>
    </w:p>
    <w:p w14:paraId="28EFD88B" w14:textId="3227082B" w:rsidR="00152453" w:rsidRDefault="00152453" w:rsidP="00152453">
      <w:pPr>
        <w:rPr>
          <w:sz w:val="22"/>
          <w:szCs w:val="22"/>
          <w:lang w:val="en-US" w:eastAsia="zh-CN" w:bidi="hi-IN"/>
        </w:rPr>
      </w:pPr>
    </w:p>
    <w:p w14:paraId="22DB764E" w14:textId="069620C1" w:rsidR="00152453" w:rsidRDefault="00152453" w:rsidP="00152453">
      <w:pPr>
        <w:rPr>
          <w:sz w:val="22"/>
          <w:szCs w:val="22"/>
          <w:lang w:val="en-US" w:eastAsia="zh-CN" w:bidi="hi-IN"/>
        </w:rPr>
      </w:pPr>
    </w:p>
    <w:p w14:paraId="48734AC1" w14:textId="52DF0B71" w:rsidR="00152453" w:rsidRDefault="00152453" w:rsidP="00152453">
      <w:pPr>
        <w:rPr>
          <w:sz w:val="22"/>
          <w:szCs w:val="22"/>
          <w:lang w:val="en-US" w:eastAsia="zh-CN" w:bidi="hi-IN"/>
        </w:rPr>
      </w:pPr>
    </w:p>
    <w:p w14:paraId="51C6C471" w14:textId="2856A3BB" w:rsidR="00152453" w:rsidRPr="00152453" w:rsidRDefault="00152453" w:rsidP="00152453">
      <w:pPr>
        <w:rPr>
          <w:sz w:val="22"/>
          <w:szCs w:val="22"/>
          <w:lang w:val="en-US" w:eastAsia="zh-CN" w:bidi="hi-IN"/>
        </w:rPr>
      </w:pPr>
    </w:p>
    <w:p w14:paraId="2132CA40" w14:textId="214A579E" w:rsidR="0069231E" w:rsidRDefault="005B18C6" w:rsidP="005B18C6">
      <w:pPr>
        <w:pStyle w:val="Paragrafoelenco"/>
        <w:numPr>
          <w:ilvl w:val="0"/>
          <w:numId w:val="37"/>
        </w:numPr>
        <w:rPr>
          <w:sz w:val="22"/>
          <w:szCs w:val="22"/>
          <w:lang w:val="en-US" w:eastAsia="zh-CN" w:bidi="hi-IN"/>
        </w:rPr>
      </w:pPr>
      <w:r w:rsidRPr="44035508">
        <w:rPr>
          <w:sz w:val="22"/>
          <w:szCs w:val="22"/>
          <w:lang w:val="en-US" w:eastAsia="zh-CN" w:bidi="hi-IN"/>
        </w:rPr>
        <w:t xml:space="preserve">Second one to performer the stress test on both nodes, without using Replica Set. The decision of discarding Replica Set it was because its utility is to provide toughness </w:t>
      </w:r>
      <w:r w:rsidR="0069231E" w:rsidRPr="44035508">
        <w:rPr>
          <w:sz w:val="22"/>
          <w:szCs w:val="22"/>
          <w:lang w:val="en-US" w:eastAsia="zh-CN" w:bidi="hi-IN"/>
        </w:rPr>
        <w:t>of the data in production application, so in this kind of test in which we want to analyze how Mongo scales distributing data among multiple nodes this function is not only useless, but probably could have also have compromised the test. These</w:t>
      </w:r>
      <w:r w:rsidR="00922C24">
        <w:rPr>
          <w:sz w:val="22"/>
          <w:szCs w:val="22"/>
          <w:lang w:val="en-US" w:eastAsia="zh-CN" w:bidi="hi-IN"/>
        </w:rPr>
        <w:t xml:space="preserve"> were the settings for two nodes, with primary node running a ConfigServer and secondary node running a </w:t>
      </w:r>
      <w:r w:rsidR="00922C24">
        <w:rPr>
          <w:i/>
          <w:sz w:val="22"/>
          <w:szCs w:val="22"/>
          <w:lang w:val="en-US" w:eastAsia="zh-CN" w:bidi="hi-IN"/>
        </w:rPr>
        <w:t xml:space="preserve">mongos </w:t>
      </w:r>
      <w:r w:rsidR="00922C24">
        <w:rPr>
          <w:sz w:val="22"/>
          <w:szCs w:val="22"/>
          <w:lang w:val="en-US" w:eastAsia="zh-CN" w:bidi="hi-IN"/>
        </w:rPr>
        <w:t>instance:</w:t>
      </w:r>
    </w:p>
    <w:p w14:paraId="3C0FFA27" w14:textId="41718A7E" w:rsidR="00922C24" w:rsidRDefault="00922C24" w:rsidP="00922C24">
      <w:pPr>
        <w:rPr>
          <w:sz w:val="22"/>
          <w:szCs w:val="22"/>
          <w:lang w:val="en-US" w:eastAsia="zh-CN" w:bidi="hi-IN"/>
        </w:rPr>
      </w:pPr>
    </w:p>
    <w:p w14:paraId="3BDAD273" w14:textId="4C335271" w:rsidR="00922C24" w:rsidRDefault="00922C24" w:rsidP="00922C24">
      <w:pPr>
        <w:rPr>
          <w:sz w:val="22"/>
          <w:szCs w:val="22"/>
          <w:lang w:val="en-US" w:eastAsia="zh-CN" w:bidi="hi-IN"/>
        </w:rPr>
      </w:pPr>
    </w:p>
    <w:p w14:paraId="4E4DA351" w14:textId="77777777" w:rsidR="00922C24" w:rsidRDefault="00922C24" w:rsidP="00922C24">
      <w:pPr>
        <w:rPr>
          <w:sz w:val="22"/>
          <w:szCs w:val="22"/>
          <w:lang w:val="en-US" w:eastAsia="zh-CN" w:bidi="hi-IN"/>
        </w:rPr>
      </w:pPr>
    </w:p>
    <w:p w14:paraId="37389B0D" w14:textId="77777777" w:rsidR="00922C24" w:rsidRDefault="00922C24" w:rsidP="00922C24">
      <w:pPr>
        <w:rPr>
          <w:sz w:val="22"/>
          <w:szCs w:val="22"/>
          <w:lang w:val="en-US" w:eastAsia="zh-CN" w:bidi="hi-IN"/>
        </w:rPr>
      </w:pPr>
    </w:p>
    <w:p w14:paraId="26C09754" w14:textId="77777777" w:rsidR="00922C24" w:rsidRDefault="00922C24" w:rsidP="00922C24">
      <w:pPr>
        <w:rPr>
          <w:sz w:val="22"/>
          <w:szCs w:val="22"/>
          <w:lang w:val="en-US" w:eastAsia="zh-CN" w:bidi="hi-IN"/>
        </w:rPr>
      </w:pPr>
    </w:p>
    <w:p w14:paraId="18AC44B8" w14:textId="2D811E2F" w:rsidR="00922C24" w:rsidRDefault="00922C24" w:rsidP="00922C24">
      <w:pPr>
        <w:rPr>
          <w:sz w:val="22"/>
          <w:szCs w:val="22"/>
          <w:lang w:val="en-US" w:eastAsia="zh-CN" w:bidi="hi-IN"/>
        </w:rPr>
      </w:pPr>
    </w:p>
    <w:p w14:paraId="4D6FBBA1" w14:textId="548F008A" w:rsidR="00922C24" w:rsidRDefault="00922C24" w:rsidP="00922C24">
      <w:pPr>
        <w:rPr>
          <w:sz w:val="22"/>
          <w:szCs w:val="22"/>
          <w:lang w:val="en-US" w:eastAsia="zh-CN" w:bidi="hi-IN"/>
        </w:rPr>
      </w:pPr>
    </w:p>
    <w:p w14:paraId="0D1488F3" w14:textId="1DEE31EE" w:rsidR="00922C24" w:rsidRDefault="00922C24" w:rsidP="00922C24">
      <w:pPr>
        <w:rPr>
          <w:sz w:val="22"/>
          <w:szCs w:val="22"/>
          <w:lang w:val="en-US" w:eastAsia="zh-CN" w:bidi="hi-IN"/>
        </w:rPr>
      </w:pPr>
    </w:p>
    <w:p w14:paraId="55FE48FB" w14:textId="70599B7A" w:rsidR="00922C24" w:rsidRDefault="00922C24" w:rsidP="00922C24">
      <w:pPr>
        <w:rPr>
          <w:sz w:val="22"/>
          <w:szCs w:val="22"/>
          <w:lang w:val="en-US" w:eastAsia="zh-CN" w:bidi="hi-IN"/>
        </w:rPr>
      </w:pPr>
    </w:p>
    <w:p w14:paraId="38AE7F52" w14:textId="77777777" w:rsidR="00922C24" w:rsidRDefault="00922C24" w:rsidP="00922C24">
      <w:pPr>
        <w:rPr>
          <w:sz w:val="22"/>
          <w:szCs w:val="22"/>
          <w:lang w:val="en-US" w:eastAsia="zh-CN" w:bidi="hi-IN"/>
        </w:rPr>
      </w:pPr>
    </w:p>
    <w:p w14:paraId="45B03199" w14:textId="3BCF6E95" w:rsidR="00922C24" w:rsidRPr="007C7615" w:rsidRDefault="001E6265" w:rsidP="007C7615">
      <w:pPr>
        <w:rPr>
          <w:sz w:val="22"/>
          <w:szCs w:val="22"/>
          <w:lang w:val="en-US" w:eastAsia="zh-CN" w:bidi="hi-IN"/>
        </w:rPr>
      </w:pPr>
      <w:r>
        <w:rPr>
          <w:noProof/>
        </w:rPr>
        <w:lastRenderedPageBreak/>
        <w:pict w14:anchorId="51C074C8">
          <v:shape id="_x0000_s1040" type="#_x0000_t75" style="position:absolute;margin-left:0;margin-top:378.45pt;width:522.4pt;height:339.9pt;z-index:251658253;mso-position-horizontal-relative:text;mso-position-vertical-relative:text;mso-width-relative:page;mso-height-relative:page" stroked="t" strokecolor="#365f91 [2404]" strokeweight="3pt">
            <v:imagedata r:id="rId24" o:title="conf_slave_two_nodes"/>
            <w10:wrap type="topAndBottom"/>
          </v:shape>
        </w:pict>
      </w:r>
      <w:r>
        <w:rPr>
          <w:noProof/>
        </w:rPr>
        <w:pict w14:anchorId="3FED03F7">
          <v:shape id="_x0000_s1039" type="#_x0000_t75" style="position:absolute;margin-left:0;margin-top:0;width:522.4pt;height:340.75pt;z-index:251658252;mso-position-horizontal:absolute;mso-position-horizontal-relative:text;mso-position-vertical:absolute;mso-position-vertical-relative:text;mso-width-relative:page;mso-height-relative:page" stroked="t" strokecolor="#365f91 [2404]" strokeweight="3pt">
            <v:imagedata r:id="rId25" o:title="conf_master_two_node"/>
            <w10:wrap type="topAndBottom"/>
          </v:shape>
        </w:pict>
      </w:r>
    </w:p>
    <w:p w14:paraId="4C17547D" w14:textId="06DF75A0" w:rsidR="009338B6" w:rsidRDefault="009338B6" w:rsidP="009338B6">
      <w:pPr>
        <w:pStyle w:val="Titolo2"/>
        <w:rPr>
          <w:color w:val="000000" w:themeColor="text1"/>
          <w:lang w:val="en-US" w:eastAsia="zh-CN" w:bidi="hi-IN"/>
        </w:rPr>
      </w:pPr>
      <w:bookmarkStart w:id="104" w:name="_Toc475293651"/>
      <w:r w:rsidRPr="00BF5167">
        <w:rPr>
          <w:color w:val="000000" w:themeColor="text1"/>
          <w:lang w:val="en-US" w:eastAsia="zh-CN" w:bidi="hi-IN"/>
        </w:rPr>
        <w:lastRenderedPageBreak/>
        <w:t>Test case and setup</w:t>
      </w:r>
      <w:bookmarkEnd w:id="104"/>
    </w:p>
    <w:p w14:paraId="1CE18CBA" w14:textId="76EB0A09" w:rsidR="0069231E" w:rsidRDefault="0069231E" w:rsidP="0069231E">
      <w:pPr>
        <w:ind w:left="576"/>
        <w:rPr>
          <w:sz w:val="22"/>
          <w:szCs w:val="22"/>
          <w:lang w:val="en-US" w:eastAsia="zh-CN" w:bidi="hi-IN"/>
        </w:rPr>
      </w:pPr>
      <w:r w:rsidRPr="44035508">
        <w:rPr>
          <w:sz w:val="22"/>
          <w:szCs w:val="22"/>
          <w:lang w:val="en-US" w:eastAsia="zh-CN" w:bidi="hi-IN"/>
        </w:rPr>
        <w:t xml:space="preserve">Basically, three different tests have been run with both the configurations of Mongo with one and with two nodes. </w:t>
      </w:r>
    </w:p>
    <w:p w14:paraId="31ECE3CC" w14:textId="5D1EBFFA" w:rsidR="0069231E" w:rsidRDefault="0069231E" w:rsidP="0069231E">
      <w:pPr>
        <w:ind w:left="576"/>
        <w:rPr>
          <w:sz w:val="22"/>
          <w:szCs w:val="22"/>
          <w:lang w:val="en-US" w:eastAsia="zh-CN" w:bidi="hi-IN"/>
        </w:rPr>
      </w:pPr>
      <w:r w:rsidRPr="44035508">
        <w:rPr>
          <w:sz w:val="22"/>
          <w:szCs w:val="22"/>
          <w:lang w:val="en-US" w:eastAsia="zh-CN" w:bidi="hi-IN"/>
        </w:rPr>
        <w:t>The idea behind was to perform tests of increasing complexity and data load and analyze the differences between those to better understand how Mongo reacts.</w:t>
      </w:r>
    </w:p>
    <w:p w14:paraId="7FB7B5C1" w14:textId="59292802" w:rsidR="0069231E" w:rsidRPr="00793F1D" w:rsidRDefault="00793F1D" w:rsidP="0069231E">
      <w:pPr>
        <w:pStyle w:val="Paragrafoelenco"/>
        <w:numPr>
          <w:ilvl w:val="0"/>
          <w:numId w:val="38"/>
        </w:numPr>
        <w:rPr>
          <w:color w:val="000000" w:themeColor="text1"/>
          <w:sz w:val="22"/>
          <w:szCs w:val="22"/>
          <w:lang w:val="en-US" w:eastAsia="zh-CN" w:bidi="hi-IN"/>
        </w:rPr>
      </w:pPr>
      <w:r>
        <w:rPr>
          <w:i/>
          <w:color w:val="000000" w:themeColor="text1"/>
          <w:sz w:val="22"/>
          <w:szCs w:val="22"/>
          <w:lang w:val="en-US" w:eastAsia="zh-CN" w:bidi="hi-IN"/>
        </w:rPr>
        <w:t>First Type</w:t>
      </w:r>
      <w:r w:rsidR="0069231E" w:rsidRPr="00793F1D">
        <w:rPr>
          <w:i/>
          <w:color w:val="000000" w:themeColor="text1"/>
          <w:sz w:val="22"/>
          <w:szCs w:val="22"/>
          <w:lang w:val="en-US" w:eastAsia="zh-CN" w:bidi="hi-IN"/>
        </w:rPr>
        <w:t xml:space="preserve">: </w:t>
      </w:r>
      <w:r>
        <w:rPr>
          <w:color w:val="000000" w:themeColor="text1"/>
          <w:sz w:val="22"/>
          <w:szCs w:val="22"/>
          <w:lang w:val="en-US" w:eastAsia="zh-CN" w:bidi="hi-IN"/>
        </w:rPr>
        <w:t xml:space="preserve">this type </w:t>
      </w:r>
      <w:r w:rsidR="008A6A0F">
        <w:rPr>
          <w:color w:val="000000" w:themeColor="text1"/>
          <w:sz w:val="22"/>
          <w:szCs w:val="22"/>
          <w:lang w:val="en-US" w:eastAsia="zh-CN" w:bidi="hi-IN"/>
        </w:rPr>
        <w:t>is</w:t>
      </w:r>
      <w:r>
        <w:rPr>
          <w:color w:val="000000" w:themeColor="text1"/>
          <w:sz w:val="22"/>
          <w:szCs w:val="22"/>
          <w:lang w:val="en-US" w:eastAsia="zh-CN" w:bidi="hi-IN"/>
        </w:rPr>
        <w:t xml:space="preserve"> intended to test many functionalities of the software and to get a first overview on Mongo performance when not stressed.</w:t>
      </w:r>
    </w:p>
    <w:p w14:paraId="3ABA5024" w14:textId="2864BEB2" w:rsidR="0069231E" w:rsidRPr="00793F1D" w:rsidRDefault="0069231E" w:rsidP="0069231E">
      <w:pPr>
        <w:pStyle w:val="Paragrafoelenco"/>
        <w:numPr>
          <w:ilvl w:val="0"/>
          <w:numId w:val="38"/>
        </w:numPr>
        <w:rPr>
          <w:color w:val="000000" w:themeColor="text1"/>
          <w:sz w:val="22"/>
          <w:szCs w:val="22"/>
          <w:lang w:val="en-US" w:eastAsia="zh-CN" w:bidi="hi-IN"/>
        </w:rPr>
      </w:pPr>
      <w:r w:rsidRPr="00793F1D">
        <w:rPr>
          <w:i/>
          <w:color w:val="000000" w:themeColor="text1"/>
          <w:sz w:val="22"/>
          <w:szCs w:val="22"/>
          <w:lang w:val="en-US" w:eastAsia="zh-CN" w:bidi="hi-IN"/>
        </w:rPr>
        <w:t xml:space="preserve">Second </w:t>
      </w:r>
      <w:r w:rsidR="00793F1D">
        <w:rPr>
          <w:i/>
          <w:color w:val="000000" w:themeColor="text1"/>
          <w:sz w:val="22"/>
          <w:szCs w:val="22"/>
          <w:lang w:val="en-US" w:eastAsia="zh-CN" w:bidi="hi-IN"/>
        </w:rPr>
        <w:t>Type</w:t>
      </w:r>
      <w:r w:rsidRPr="00793F1D">
        <w:rPr>
          <w:i/>
          <w:color w:val="000000" w:themeColor="text1"/>
          <w:sz w:val="22"/>
          <w:szCs w:val="22"/>
          <w:lang w:val="en-US" w:eastAsia="zh-CN" w:bidi="hi-IN"/>
        </w:rPr>
        <w:t>:</w:t>
      </w:r>
      <w:r w:rsidRPr="00793F1D">
        <w:rPr>
          <w:color w:val="000000" w:themeColor="text1"/>
          <w:sz w:val="22"/>
          <w:szCs w:val="22"/>
          <w:lang w:val="en-US" w:eastAsia="zh-CN" w:bidi="hi-IN"/>
        </w:rPr>
        <w:t xml:space="preserve"> </w:t>
      </w:r>
      <w:r w:rsidR="00793F1D">
        <w:rPr>
          <w:color w:val="000000" w:themeColor="text1"/>
          <w:sz w:val="22"/>
          <w:szCs w:val="22"/>
          <w:lang w:val="en-US" w:eastAsia="zh-CN" w:bidi="hi-IN"/>
        </w:rPr>
        <w:t xml:space="preserve">the aim of this type </w:t>
      </w:r>
      <w:r w:rsidR="008A6A0F">
        <w:rPr>
          <w:color w:val="000000" w:themeColor="text1"/>
          <w:sz w:val="22"/>
          <w:szCs w:val="22"/>
          <w:lang w:val="en-US" w:eastAsia="zh-CN" w:bidi="hi-IN"/>
        </w:rPr>
        <w:t>is</w:t>
      </w:r>
      <w:r w:rsidR="00793F1D">
        <w:rPr>
          <w:color w:val="000000" w:themeColor="text1"/>
          <w:sz w:val="22"/>
          <w:szCs w:val="22"/>
          <w:lang w:val="en-US" w:eastAsia="zh-CN" w:bidi="hi-IN"/>
        </w:rPr>
        <w:t xml:space="preserve"> to heavily stress Mongo with multiple</w:t>
      </w:r>
      <w:r w:rsidR="008A6A0F">
        <w:rPr>
          <w:color w:val="000000" w:themeColor="text1"/>
          <w:sz w:val="22"/>
          <w:szCs w:val="22"/>
          <w:lang w:val="en-US" w:eastAsia="zh-CN" w:bidi="hi-IN"/>
        </w:rPr>
        <w:t xml:space="preserve"> parallel connections and a load of documents in the order of million. Also, it is used to analyze Mongo scalability from 1 to 2 nodes.</w:t>
      </w:r>
    </w:p>
    <w:p w14:paraId="7DE534AB" w14:textId="04E7B782" w:rsidR="0069231E" w:rsidRPr="00793F1D" w:rsidRDefault="0069231E" w:rsidP="0069231E">
      <w:pPr>
        <w:pStyle w:val="Paragrafoelenco"/>
        <w:numPr>
          <w:ilvl w:val="0"/>
          <w:numId w:val="38"/>
        </w:numPr>
        <w:rPr>
          <w:color w:val="000000" w:themeColor="text1"/>
          <w:sz w:val="22"/>
          <w:szCs w:val="22"/>
          <w:lang w:val="en-US" w:eastAsia="zh-CN" w:bidi="hi-IN"/>
        </w:rPr>
      </w:pPr>
      <w:r w:rsidRPr="00793F1D">
        <w:rPr>
          <w:i/>
          <w:color w:val="000000" w:themeColor="text1"/>
          <w:sz w:val="22"/>
          <w:szCs w:val="22"/>
          <w:lang w:val="en-US" w:eastAsia="zh-CN" w:bidi="hi-IN"/>
        </w:rPr>
        <w:t xml:space="preserve">Third </w:t>
      </w:r>
      <w:r w:rsidR="008A6A0F">
        <w:rPr>
          <w:i/>
          <w:color w:val="000000" w:themeColor="text1"/>
          <w:sz w:val="22"/>
          <w:szCs w:val="22"/>
          <w:lang w:val="en-US" w:eastAsia="zh-CN" w:bidi="hi-IN"/>
        </w:rPr>
        <w:t>Type</w:t>
      </w:r>
      <w:r w:rsidRPr="00793F1D">
        <w:rPr>
          <w:i/>
          <w:color w:val="000000" w:themeColor="text1"/>
          <w:sz w:val="22"/>
          <w:szCs w:val="22"/>
          <w:lang w:val="en-US" w:eastAsia="zh-CN" w:bidi="hi-IN"/>
        </w:rPr>
        <w:t>:</w:t>
      </w:r>
      <w:r w:rsidRPr="00793F1D">
        <w:rPr>
          <w:color w:val="000000" w:themeColor="text1"/>
          <w:sz w:val="22"/>
          <w:szCs w:val="22"/>
          <w:lang w:val="en-US" w:eastAsia="zh-CN" w:bidi="hi-IN"/>
        </w:rPr>
        <w:t xml:space="preserve"> </w:t>
      </w:r>
      <w:r w:rsidR="008A6A0F">
        <w:rPr>
          <w:color w:val="000000" w:themeColor="text1"/>
          <w:sz w:val="22"/>
          <w:szCs w:val="22"/>
          <w:lang w:val="en-US" w:eastAsia="zh-CN" w:bidi="hi-IN"/>
        </w:rPr>
        <w:t xml:space="preserve">this type  has the same stressing purpose as </w:t>
      </w:r>
      <w:r w:rsidR="008A6A0F">
        <w:rPr>
          <w:i/>
          <w:color w:val="000000" w:themeColor="text1"/>
          <w:sz w:val="22"/>
          <w:szCs w:val="22"/>
          <w:lang w:val="en-US" w:eastAsia="zh-CN" w:bidi="hi-IN"/>
        </w:rPr>
        <w:t>Second Type</w:t>
      </w:r>
      <w:r w:rsidR="008A6A0F">
        <w:rPr>
          <w:color w:val="000000" w:themeColor="text1"/>
          <w:sz w:val="22"/>
          <w:szCs w:val="22"/>
          <w:lang w:val="en-US" w:eastAsia="zh-CN" w:bidi="hi-IN"/>
        </w:rPr>
        <w:t xml:space="preserve"> with identical configuration, plus executing a defined complex query to check if Mongo can sustain customer needs specified at the beginning of the evaluation.  </w:t>
      </w:r>
    </w:p>
    <w:p w14:paraId="4B95FA5E" w14:textId="4E87ADED" w:rsidR="0069231E" w:rsidRPr="00793F1D" w:rsidRDefault="0069231E" w:rsidP="0069231E">
      <w:pPr>
        <w:rPr>
          <w:color w:val="000000" w:themeColor="text1"/>
          <w:lang w:val="en-US" w:eastAsia="zh-CN" w:bidi="hi-IN"/>
        </w:rPr>
      </w:pPr>
      <w:r w:rsidRPr="00793F1D">
        <w:rPr>
          <w:color w:val="000000" w:themeColor="text1"/>
          <w:sz w:val="22"/>
          <w:lang w:val="en-US" w:eastAsia="zh-CN" w:bidi="hi-IN"/>
        </w:rPr>
        <w:t xml:space="preserve">    </w:t>
      </w:r>
    </w:p>
    <w:p w14:paraId="1051ECC5" w14:textId="0BCC4B9C" w:rsidR="009338B6" w:rsidRDefault="009338B6" w:rsidP="009338B6">
      <w:pPr>
        <w:pStyle w:val="Titolo2"/>
        <w:rPr>
          <w:color w:val="000000" w:themeColor="text1"/>
          <w:lang w:val="en-US" w:eastAsia="zh-CN" w:bidi="hi-IN"/>
        </w:rPr>
      </w:pPr>
      <w:bookmarkStart w:id="105" w:name="_Toc475293652"/>
      <w:r w:rsidRPr="00BF5167">
        <w:rPr>
          <w:color w:val="000000" w:themeColor="text1"/>
          <w:lang w:val="en-US" w:eastAsia="zh-CN" w:bidi="hi-IN"/>
        </w:rPr>
        <w:t>Collecting data</w:t>
      </w:r>
      <w:bookmarkEnd w:id="105"/>
    </w:p>
    <w:p w14:paraId="377D4DE7" w14:textId="4616D923" w:rsidR="0069231E" w:rsidRDefault="0069231E" w:rsidP="0069231E">
      <w:pPr>
        <w:ind w:left="576"/>
        <w:rPr>
          <w:sz w:val="22"/>
          <w:szCs w:val="22"/>
          <w:lang w:val="en-US" w:eastAsia="zh-CN" w:bidi="hi-IN"/>
        </w:rPr>
      </w:pPr>
      <w:r w:rsidRPr="44035508">
        <w:rPr>
          <w:sz w:val="22"/>
          <w:szCs w:val="22"/>
          <w:lang w:val="en-US" w:eastAsia="zh-CN" w:bidi="hi-IN"/>
        </w:rPr>
        <w:t>This could have been a trivial part considering data were spread across 4 different instances of MongoDB Resource module, but thanks to the</w:t>
      </w:r>
      <w:r w:rsidR="0031276D" w:rsidRPr="44035508">
        <w:rPr>
          <w:sz w:val="22"/>
          <w:szCs w:val="22"/>
          <w:lang w:val="en-US" w:eastAsia="zh-CN" w:bidi="hi-IN"/>
        </w:rPr>
        <w:t xml:space="preserve"> modular implementation of the application, it has been possible to gather data using an instance of the UI module on my personal laptop to read data from the virtual machines, while on the working laptop the UI module was used also to launch the test and graph all the data. It was not possible to graphically draw the results from the virtual machine because their data did not pass through the Angular module dedicated to this function.</w:t>
      </w:r>
    </w:p>
    <w:p w14:paraId="7594F4F8" w14:textId="3C28C117" w:rsidR="0031276D" w:rsidRDefault="0031276D" w:rsidP="0069231E">
      <w:pPr>
        <w:ind w:left="576"/>
        <w:rPr>
          <w:sz w:val="22"/>
          <w:szCs w:val="22"/>
          <w:lang w:val="en-US" w:eastAsia="zh-CN" w:bidi="hi-IN"/>
        </w:rPr>
      </w:pPr>
      <w:r w:rsidRPr="44035508">
        <w:rPr>
          <w:sz w:val="22"/>
          <w:szCs w:val="22"/>
          <w:lang w:val="en-US" w:eastAsia="zh-CN" w:bidi="hi-IN"/>
        </w:rPr>
        <w:t>All the tables and the graphs drawn by the UI module got printed on .jpeg file and then collected into an Excel table where a page is dedicated to each test. All the averages from all the machines for each test have been calculated inside the relative page and then linked to the summary page that compares all the tests made. Any graph drawn has been inserted into those pages but not into the summary page for sake of simplicity and to allow a clean presentation to any reader.</w:t>
      </w:r>
    </w:p>
    <w:p w14:paraId="02846FB8" w14:textId="65363E9B" w:rsidR="00A0112F" w:rsidRPr="008514D4" w:rsidRDefault="00A0112F" w:rsidP="0069231E">
      <w:pPr>
        <w:ind w:left="576"/>
        <w:rPr>
          <w:sz w:val="22"/>
          <w:szCs w:val="22"/>
          <w:lang w:val="en-US" w:eastAsia="zh-CN" w:bidi="hi-IN"/>
        </w:rPr>
      </w:pPr>
      <w:r w:rsidRPr="44035508">
        <w:rPr>
          <w:sz w:val="22"/>
          <w:szCs w:val="22"/>
          <w:lang w:val="en-US" w:eastAsia="zh-CN" w:bidi="hi-IN"/>
        </w:rPr>
        <w:t>In the attached Excel file, it is possible to read all the data retrieved from the tests, but as they are quite a lot and eventually confusing, only the most interesting and meaningful will be analyzed in this paper. For more and deeper details, all readers are free to consult that file</w:t>
      </w:r>
      <w:r w:rsidR="00926D51" w:rsidRPr="44035508">
        <w:rPr>
          <w:sz w:val="22"/>
          <w:szCs w:val="22"/>
          <w:lang w:val="en-US" w:eastAsia="zh-CN" w:bidi="hi-IN"/>
        </w:rPr>
        <w:t>.</w:t>
      </w:r>
    </w:p>
    <w:p w14:paraId="36AA68C9" w14:textId="3074F739" w:rsidR="00BF5167" w:rsidRPr="0064778A" w:rsidRDefault="00BF5167" w:rsidP="00BF5167">
      <w:pPr>
        <w:pStyle w:val="Titolo2"/>
        <w:rPr>
          <w:color w:val="000000" w:themeColor="text1"/>
          <w:lang w:val="en-US" w:eastAsia="zh-CN" w:bidi="hi-IN"/>
        </w:rPr>
      </w:pPr>
      <w:bookmarkStart w:id="106" w:name="_Toc475293653"/>
      <w:r w:rsidRPr="00BF5167">
        <w:rPr>
          <w:color w:val="000000" w:themeColor="text1"/>
          <w:lang w:val="en-US" w:eastAsia="zh-CN" w:bidi="hi-IN"/>
        </w:rPr>
        <w:t>Analyzing results</w:t>
      </w:r>
      <w:bookmarkEnd w:id="106"/>
    </w:p>
    <w:p w14:paraId="45AC9AA0" w14:textId="16E28CEB" w:rsidR="003A3D4D" w:rsidRPr="0064778A" w:rsidRDefault="005E0273" w:rsidP="0064778A">
      <w:pPr>
        <w:pStyle w:val="Titolo3"/>
        <w:rPr>
          <w:color w:val="000000" w:themeColor="text1"/>
          <w:lang w:val="en-US" w:eastAsia="zh-CN" w:bidi="hi-IN"/>
        </w:rPr>
      </w:pPr>
      <w:bookmarkStart w:id="107" w:name="_Toc475293654"/>
      <w:r w:rsidRPr="0064778A">
        <w:rPr>
          <w:color w:val="000000" w:themeColor="text1"/>
          <w:lang w:val="en-US" w:eastAsia="zh-CN" w:bidi="hi-IN"/>
        </w:rPr>
        <w:t>Description of the metrics analyzed</w:t>
      </w:r>
      <w:bookmarkEnd w:id="107"/>
      <w:r w:rsidR="008319C2" w:rsidRPr="0064778A">
        <w:rPr>
          <w:color w:val="000000" w:themeColor="text1"/>
          <w:lang w:val="en-US" w:eastAsia="zh-CN" w:bidi="hi-IN"/>
        </w:rPr>
        <w:tab/>
      </w:r>
    </w:p>
    <w:p w14:paraId="7FE79944" w14:textId="0ED04C9C" w:rsidR="008319C2" w:rsidRDefault="00246B1D" w:rsidP="0064778A">
      <w:pPr>
        <w:ind w:left="1712"/>
        <w:rPr>
          <w:color w:val="FF0000"/>
          <w:lang w:val="en-US" w:eastAsia="zh-CN" w:bidi="hi-IN"/>
        </w:rPr>
      </w:pPr>
      <w:r>
        <w:rPr>
          <w:color w:val="000000" w:themeColor="text1"/>
          <w:sz w:val="22"/>
          <w:lang w:val="en-US" w:eastAsia="zh-CN" w:bidi="hi-IN"/>
        </w:rPr>
        <w:t>Before going deep into the analysis</w:t>
      </w:r>
      <w:r w:rsidR="008319C2">
        <w:rPr>
          <w:color w:val="000000" w:themeColor="text1"/>
          <w:sz w:val="22"/>
          <w:lang w:val="en-US" w:eastAsia="zh-CN" w:bidi="hi-IN"/>
        </w:rPr>
        <w:t>, we are going to explain which metrics have been analyzed and how they have been calculated:</w:t>
      </w:r>
    </w:p>
    <w:p w14:paraId="14ADADDF" w14:textId="1ACC9866" w:rsidR="008319C2" w:rsidRDefault="008319C2" w:rsidP="0064778A">
      <w:pPr>
        <w:pStyle w:val="Paragrafoelenco"/>
        <w:numPr>
          <w:ilvl w:val="0"/>
          <w:numId w:val="41"/>
        </w:numPr>
        <w:ind w:left="3152"/>
        <w:rPr>
          <w:lang w:val="en-US" w:eastAsia="zh-CN" w:bidi="hi-IN"/>
        </w:rPr>
      </w:pPr>
      <w:r>
        <w:rPr>
          <w:i/>
          <w:lang w:val="en-US" w:eastAsia="zh-CN" w:bidi="hi-IN"/>
        </w:rPr>
        <w:t xml:space="preserve">Average Put Time </w:t>
      </w:r>
      <w:r>
        <w:rPr>
          <w:lang w:val="en-US" w:eastAsia="zh-CN" w:bidi="hi-IN"/>
        </w:rPr>
        <w:t xml:space="preserve">and </w:t>
      </w:r>
      <w:r>
        <w:rPr>
          <w:i/>
          <w:lang w:val="en-US" w:eastAsia="zh-CN" w:bidi="hi-IN"/>
        </w:rPr>
        <w:t>Average Get Time</w:t>
      </w:r>
      <w:r>
        <w:rPr>
          <w:lang w:val="en-US" w:eastAsia="zh-CN" w:bidi="hi-IN"/>
        </w:rPr>
        <w:t>: respectively average time of insertion and retrieve of a document</w:t>
      </w:r>
      <w:r w:rsidR="00246B1D">
        <w:rPr>
          <w:lang w:val="en-US" w:eastAsia="zh-CN" w:bidi="hi-IN"/>
        </w:rPr>
        <w:t xml:space="preserve"> into/from the database.</w:t>
      </w:r>
    </w:p>
    <w:p w14:paraId="7E6F9916" w14:textId="49325B36" w:rsidR="00246B1D" w:rsidRDefault="00246B1D" w:rsidP="0064778A">
      <w:pPr>
        <w:pStyle w:val="Paragrafoelenco"/>
        <w:numPr>
          <w:ilvl w:val="0"/>
          <w:numId w:val="41"/>
        </w:numPr>
        <w:ind w:left="3152"/>
        <w:rPr>
          <w:lang w:val="en-US" w:eastAsia="zh-CN" w:bidi="hi-IN"/>
        </w:rPr>
      </w:pPr>
      <w:r>
        <w:rPr>
          <w:i/>
          <w:lang w:val="en-US" w:eastAsia="zh-CN" w:bidi="hi-IN"/>
        </w:rPr>
        <w:t>Max Put Time</w:t>
      </w:r>
      <w:r>
        <w:rPr>
          <w:lang w:val="en-US" w:eastAsia="zh-CN" w:bidi="hi-IN"/>
        </w:rPr>
        <w:t xml:space="preserve"> and </w:t>
      </w:r>
      <w:r>
        <w:rPr>
          <w:i/>
          <w:lang w:val="en-US" w:eastAsia="zh-CN" w:bidi="hi-IN"/>
        </w:rPr>
        <w:t>Min Put Time</w:t>
      </w:r>
      <w:r>
        <w:rPr>
          <w:lang w:val="en-US" w:eastAsia="zh-CN" w:bidi="hi-IN"/>
        </w:rPr>
        <w:t>: respectively maximum and minimum time of insertion into the database.</w:t>
      </w:r>
    </w:p>
    <w:p w14:paraId="0568CDD0" w14:textId="712799B4" w:rsidR="00246B1D" w:rsidRDefault="00246B1D" w:rsidP="0064778A">
      <w:pPr>
        <w:pStyle w:val="Paragrafoelenco"/>
        <w:numPr>
          <w:ilvl w:val="0"/>
          <w:numId w:val="41"/>
        </w:numPr>
        <w:ind w:left="3152"/>
        <w:rPr>
          <w:lang w:val="en-US" w:eastAsia="zh-CN" w:bidi="hi-IN"/>
        </w:rPr>
      </w:pPr>
      <w:r>
        <w:rPr>
          <w:i/>
          <w:lang w:val="en-US" w:eastAsia="zh-CN" w:bidi="hi-IN"/>
        </w:rPr>
        <w:t xml:space="preserve">Max Get Time </w:t>
      </w:r>
      <w:r>
        <w:rPr>
          <w:lang w:val="en-US" w:eastAsia="zh-CN" w:bidi="hi-IN"/>
        </w:rPr>
        <w:t xml:space="preserve">and </w:t>
      </w:r>
      <w:r>
        <w:rPr>
          <w:i/>
          <w:lang w:val="en-US" w:eastAsia="zh-CN" w:bidi="hi-IN"/>
        </w:rPr>
        <w:t>Min get Time</w:t>
      </w:r>
      <w:r>
        <w:rPr>
          <w:lang w:val="en-US" w:eastAsia="zh-CN" w:bidi="hi-IN"/>
        </w:rPr>
        <w:t>: respectively maximum and minimum time of insertion into the database.</w:t>
      </w:r>
    </w:p>
    <w:p w14:paraId="17408E99" w14:textId="5BB62933" w:rsidR="00246B1D" w:rsidRDefault="00246B1D" w:rsidP="0064778A">
      <w:pPr>
        <w:pStyle w:val="Paragrafoelenco"/>
        <w:numPr>
          <w:ilvl w:val="0"/>
          <w:numId w:val="41"/>
        </w:numPr>
        <w:ind w:left="3152"/>
        <w:rPr>
          <w:lang w:val="en-US" w:eastAsia="zh-CN" w:bidi="hi-IN"/>
        </w:rPr>
      </w:pPr>
      <w:r>
        <w:rPr>
          <w:i/>
          <w:lang w:val="en-US" w:eastAsia="zh-CN" w:bidi="hi-IN"/>
        </w:rPr>
        <w:t>Throughput</w:t>
      </w:r>
      <w:r>
        <w:rPr>
          <w:lang w:val="en-US" w:eastAsia="zh-CN" w:bidi="hi-IN"/>
        </w:rPr>
        <w:t>: total amount of operations (put and get) divided by the total time needed to complete the workload of the test.</w:t>
      </w:r>
    </w:p>
    <w:p w14:paraId="1B146C54" w14:textId="7EB1B980" w:rsidR="00246B1D" w:rsidRDefault="00246B1D" w:rsidP="0064778A">
      <w:pPr>
        <w:pStyle w:val="Paragrafoelenco"/>
        <w:numPr>
          <w:ilvl w:val="0"/>
          <w:numId w:val="41"/>
        </w:numPr>
        <w:ind w:left="3152"/>
        <w:rPr>
          <w:lang w:val="en-US" w:eastAsia="zh-CN" w:bidi="hi-IN"/>
        </w:rPr>
      </w:pPr>
      <w:r>
        <w:rPr>
          <w:i/>
          <w:lang w:val="en-US" w:eastAsia="zh-CN" w:bidi="hi-IN"/>
        </w:rPr>
        <w:t>Failure Rate</w:t>
      </w:r>
      <w:r>
        <w:rPr>
          <w:lang w:val="en-US" w:eastAsia="zh-CN" w:bidi="hi-IN"/>
        </w:rPr>
        <w:t>: total number of failed operations (that actually returned an exception) over the total number of operations performed.</w:t>
      </w:r>
    </w:p>
    <w:p w14:paraId="03265EC3" w14:textId="72C9FC9B" w:rsidR="00246B1D" w:rsidRDefault="00246B1D" w:rsidP="0064778A">
      <w:pPr>
        <w:ind w:left="1712"/>
        <w:rPr>
          <w:sz w:val="22"/>
          <w:lang w:val="en-US" w:eastAsia="zh-CN" w:bidi="hi-IN"/>
        </w:rPr>
      </w:pPr>
      <w:r w:rsidRPr="00246B1D">
        <w:rPr>
          <w:sz w:val="22"/>
          <w:lang w:val="en-US" w:eastAsia="zh-CN" w:bidi="hi-IN"/>
        </w:rPr>
        <w:t xml:space="preserve">Taking in count that </w:t>
      </w:r>
      <w:r w:rsidR="00864E2B">
        <w:rPr>
          <w:sz w:val="22"/>
          <w:lang w:val="en-US" w:eastAsia="zh-CN" w:bidi="hi-IN"/>
        </w:rPr>
        <w:t>every</w:t>
      </w:r>
      <w:r w:rsidRPr="00246B1D">
        <w:rPr>
          <w:sz w:val="22"/>
          <w:lang w:val="en-US" w:eastAsia="zh-CN" w:bidi="hi-IN"/>
        </w:rPr>
        <w:t xml:space="preserve"> test has been performed on different machines each one simulating many clients, and since </w:t>
      </w:r>
      <w:r w:rsidR="00864E2B">
        <w:rPr>
          <w:sz w:val="22"/>
          <w:lang w:val="en-US" w:eastAsia="zh-CN" w:bidi="hi-IN"/>
        </w:rPr>
        <w:t xml:space="preserve">all the metrics have been calculated for any running thread, </w:t>
      </w:r>
      <w:r w:rsidR="00864E2B" w:rsidRPr="0040459B">
        <w:rPr>
          <w:sz w:val="22"/>
          <w:u w:val="single"/>
          <w:lang w:val="en-US" w:eastAsia="zh-CN" w:bidi="hi-IN"/>
        </w:rPr>
        <w:t xml:space="preserve">in the </w:t>
      </w:r>
      <w:r w:rsidR="0040459B">
        <w:rPr>
          <w:i/>
          <w:sz w:val="22"/>
          <w:u w:val="single"/>
          <w:lang w:val="en-US" w:eastAsia="zh-CN" w:bidi="hi-IN"/>
        </w:rPr>
        <w:t xml:space="preserve">Summary </w:t>
      </w:r>
      <w:r w:rsidR="00864E2B" w:rsidRPr="0040459B">
        <w:rPr>
          <w:sz w:val="22"/>
          <w:u w:val="single"/>
          <w:lang w:val="en-US" w:eastAsia="zh-CN" w:bidi="hi-IN"/>
        </w:rPr>
        <w:t>page of the Excel file there are some approximations</w:t>
      </w:r>
      <w:r w:rsidR="00864E2B">
        <w:rPr>
          <w:sz w:val="22"/>
          <w:lang w:val="en-US" w:eastAsia="zh-CN" w:bidi="hi-IN"/>
        </w:rPr>
        <w:t>:</w:t>
      </w:r>
    </w:p>
    <w:p w14:paraId="7E1733F1" w14:textId="7D3EF7CC" w:rsidR="00864E2B" w:rsidRPr="00864E2B" w:rsidRDefault="00864E2B" w:rsidP="0064778A">
      <w:pPr>
        <w:pStyle w:val="Paragrafoelenco"/>
        <w:numPr>
          <w:ilvl w:val="0"/>
          <w:numId w:val="42"/>
        </w:numPr>
        <w:ind w:left="2432"/>
        <w:jc w:val="both"/>
        <w:rPr>
          <w:sz w:val="22"/>
          <w:lang w:val="en-US" w:eastAsia="zh-CN" w:bidi="hi-IN"/>
        </w:rPr>
      </w:pPr>
      <w:r>
        <w:rPr>
          <w:b/>
          <w:sz w:val="22"/>
          <w:lang w:val="en-US" w:eastAsia="zh-CN" w:bidi="hi-IN"/>
        </w:rPr>
        <w:t xml:space="preserve">Test Duration </w:t>
      </w:r>
      <w:r>
        <w:rPr>
          <w:sz w:val="22"/>
          <w:lang w:val="en-US" w:eastAsia="zh-CN" w:bidi="hi-IN"/>
        </w:rPr>
        <w:t xml:space="preserve">refers to the time taken by the slowest machine of each test to complete the </w:t>
      </w:r>
      <w:r w:rsidR="0064778A">
        <w:rPr>
          <w:sz w:val="22"/>
          <w:lang w:val="en-US" w:eastAsia="zh-CN" w:bidi="hi-IN"/>
        </w:rPr>
        <w:t>workload</w:t>
      </w:r>
      <w:r>
        <w:rPr>
          <w:sz w:val="22"/>
          <w:lang w:val="en-US" w:eastAsia="zh-CN" w:bidi="hi-IN"/>
        </w:rPr>
        <w:t xml:space="preserve">. </w:t>
      </w:r>
      <w:r w:rsidRPr="00864E2B">
        <w:rPr>
          <w:sz w:val="22"/>
          <w:lang w:val="en-US" w:eastAsia="zh-CN" w:bidi="hi-IN"/>
        </w:rPr>
        <w:t>It</w:t>
      </w:r>
      <w:r>
        <w:rPr>
          <w:sz w:val="22"/>
          <w:u w:val="single"/>
          <w:lang w:val="en-US" w:eastAsia="zh-CN" w:bidi="hi-IN"/>
        </w:rPr>
        <w:t xml:space="preserve"> is not </w:t>
      </w:r>
      <w:r>
        <w:rPr>
          <w:sz w:val="22"/>
          <w:lang w:val="en-US" w:eastAsia="zh-CN" w:bidi="hi-IN"/>
        </w:rPr>
        <w:t xml:space="preserve">the time used to calculate </w:t>
      </w:r>
      <w:r>
        <w:rPr>
          <w:i/>
          <w:sz w:val="22"/>
          <w:lang w:val="en-US" w:eastAsia="zh-CN" w:bidi="hi-IN"/>
        </w:rPr>
        <w:t>Throughput.</w:t>
      </w:r>
    </w:p>
    <w:p w14:paraId="1E46E93F" w14:textId="18181ED9" w:rsidR="00864E2B" w:rsidRDefault="00864E2B" w:rsidP="0064778A">
      <w:pPr>
        <w:pStyle w:val="Paragrafoelenco"/>
        <w:numPr>
          <w:ilvl w:val="0"/>
          <w:numId w:val="42"/>
        </w:numPr>
        <w:ind w:left="2432"/>
        <w:jc w:val="both"/>
        <w:rPr>
          <w:sz w:val="22"/>
          <w:lang w:val="en-US" w:eastAsia="zh-CN" w:bidi="hi-IN"/>
        </w:rPr>
      </w:pPr>
      <w:r>
        <w:rPr>
          <w:b/>
          <w:sz w:val="22"/>
          <w:lang w:val="en-US" w:eastAsia="zh-CN" w:bidi="hi-IN"/>
        </w:rPr>
        <w:t xml:space="preserve">Avg Put/Get Times </w:t>
      </w:r>
      <w:r>
        <w:rPr>
          <w:sz w:val="22"/>
          <w:lang w:val="en-US" w:eastAsia="zh-CN" w:bidi="hi-IN"/>
        </w:rPr>
        <w:t xml:space="preserve">are the average of the </w:t>
      </w:r>
      <w:r>
        <w:rPr>
          <w:i/>
          <w:sz w:val="22"/>
          <w:lang w:val="en-US" w:eastAsia="zh-CN" w:bidi="hi-IN"/>
        </w:rPr>
        <w:t xml:space="preserve">Average Put/Get Times </w:t>
      </w:r>
      <w:r w:rsidR="00E1034B">
        <w:rPr>
          <w:sz w:val="22"/>
          <w:lang w:val="en-US" w:eastAsia="zh-CN" w:bidi="hi-IN"/>
        </w:rPr>
        <w:t>calculated on</w:t>
      </w:r>
      <w:r>
        <w:rPr>
          <w:sz w:val="22"/>
          <w:lang w:val="en-US" w:eastAsia="zh-CN" w:bidi="hi-IN"/>
        </w:rPr>
        <w:t xml:space="preserve"> each machine in a test.</w:t>
      </w:r>
    </w:p>
    <w:p w14:paraId="5B98D681" w14:textId="0128AD1E" w:rsidR="00864E2B" w:rsidRDefault="00864E2B" w:rsidP="0064778A">
      <w:pPr>
        <w:pStyle w:val="Paragrafoelenco"/>
        <w:numPr>
          <w:ilvl w:val="0"/>
          <w:numId w:val="42"/>
        </w:numPr>
        <w:ind w:left="2432"/>
        <w:jc w:val="both"/>
        <w:rPr>
          <w:sz w:val="22"/>
          <w:lang w:val="en-US" w:eastAsia="zh-CN" w:bidi="hi-IN"/>
        </w:rPr>
      </w:pPr>
      <w:r>
        <w:rPr>
          <w:b/>
          <w:sz w:val="22"/>
          <w:lang w:val="en-US" w:eastAsia="zh-CN" w:bidi="hi-IN"/>
        </w:rPr>
        <w:t xml:space="preserve">Max/Min Put/Get Times </w:t>
      </w:r>
      <w:r>
        <w:rPr>
          <w:sz w:val="22"/>
          <w:lang w:val="en-US" w:eastAsia="zh-CN" w:bidi="hi-IN"/>
        </w:rPr>
        <w:t>are the maximum and the minimum put/get times overall of a test</w:t>
      </w:r>
      <w:r w:rsidR="00E1034B">
        <w:rPr>
          <w:sz w:val="22"/>
          <w:lang w:val="en-US" w:eastAsia="zh-CN" w:bidi="hi-IN"/>
        </w:rPr>
        <w:t>.</w:t>
      </w:r>
    </w:p>
    <w:p w14:paraId="767F7FC3" w14:textId="77777777" w:rsidR="00E1034B" w:rsidRDefault="00E1034B" w:rsidP="0064778A">
      <w:pPr>
        <w:pStyle w:val="Paragrafoelenco"/>
        <w:numPr>
          <w:ilvl w:val="0"/>
          <w:numId w:val="42"/>
        </w:numPr>
        <w:ind w:left="2432"/>
        <w:jc w:val="both"/>
        <w:rPr>
          <w:sz w:val="22"/>
          <w:lang w:val="en-US" w:eastAsia="zh-CN" w:bidi="hi-IN"/>
        </w:rPr>
      </w:pPr>
      <w:r>
        <w:rPr>
          <w:b/>
          <w:sz w:val="22"/>
          <w:lang w:val="en-US" w:eastAsia="zh-CN" w:bidi="hi-IN"/>
        </w:rPr>
        <w:t xml:space="preserve">Throughput </w:t>
      </w:r>
      <w:r>
        <w:rPr>
          <w:sz w:val="22"/>
          <w:lang w:val="en-US" w:eastAsia="zh-CN" w:bidi="hi-IN"/>
        </w:rPr>
        <w:t xml:space="preserve">is the average the </w:t>
      </w:r>
      <w:r>
        <w:rPr>
          <w:i/>
          <w:sz w:val="22"/>
          <w:lang w:val="en-US" w:eastAsia="zh-CN" w:bidi="hi-IN"/>
        </w:rPr>
        <w:t xml:space="preserve">Throughputs </w:t>
      </w:r>
      <w:r>
        <w:rPr>
          <w:sz w:val="22"/>
          <w:lang w:val="en-US" w:eastAsia="zh-CN" w:bidi="hi-IN"/>
        </w:rPr>
        <w:t>calculated on each machine in a test, so for example if a machine took time ‘</w:t>
      </w:r>
      <w:r>
        <w:rPr>
          <w:b/>
          <w:i/>
          <w:sz w:val="22"/>
          <w:lang w:val="en-US" w:eastAsia="zh-CN" w:bidi="hi-IN"/>
        </w:rPr>
        <w:t>T’</w:t>
      </w:r>
      <w:r>
        <w:rPr>
          <w:b/>
          <w:sz w:val="22"/>
          <w:lang w:val="en-US" w:eastAsia="zh-CN" w:bidi="hi-IN"/>
        </w:rPr>
        <w:t xml:space="preserve"> </w:t>
      </w:r>
      <w:r>
        <w:rPr>
          <w:sz w:val="22"/>
          <w:lang w:val="en-US" w:eastAsia="zh-CN" w:bidi="hi-IN"/>
        </w:rPr>
        <w:t>to perform ‘</w:t>
      </w:r>
      <w:r>
        <w:rPr>
          <w:b/>
          <w:i/>
          <w:sz w:val="22"/>
          <w:lang w:val="en-US" w:eastAsia="zh-CN" w:bidi="hi-IN"/>
        </w:rPr>
        <w:t>n’</w:t>
      </w:r>
      <w:r>
        <w:rPr>
          <w:b/>
          <w:sz w:val="22"/>
          <w:lang w:val="en-US" w:eastAsia="zh-CN" w:bidi="hi-IN"/>
        </w:rPr>
        <w:t xml:space="preserve"> </w:t>
      </w:r>
      <w:r>
        <w:rPr>
          <w:sz w:val="22"/>
          <w:lang w:val="en-US" w:eastAsia="zh-CN" w:bidi="hi-IN"/>
        </w:rPr>
        <w:t xml:space="preserve">operations on </w:t>
      </w:r>
      <w:r>
        <w:rPr>
          <w:b/>
          <w:i/>
          <w:sz w:val="22"/>
          <w:lang w:val="en-US" w:eastAsia="zh-CN" w:bidi="hi-IN"/>
        </w:rPr>
        <w:t xml:space="preserve">‘i’ </w:t>
      </w:r>
      <w:r>
        <w:rPr>
          <w:sz w:val="22"/>
          <w:lang w:val="en-US" w:eastAsia="zh-CN" w:bidi="hi-IN"/>
        </w:rPr>
        <w:t>machines, the formula to obtain this final throughput is</w:t>
      </w:r>
    </w:p>
    <w:p w14:paraId="37B390DF" w14:textId="219518CD" w:rsidR="00E1034B" w:rsidRDefault="00E1034B" w:rsidP="0064778A">
      <w:pPr>
        <w:pStyle w:val="Paragrafoelenco"/>
        <w:ind w:left="2432"/>
        <w:jc w:val="center"/>
        <w:rPr>
          <w:sz w:val="22"/>
          <w:lang w:val="en-US" w:eastAsia="zh-CN" w:bidi="hi-IN"/>
        </w:rPr>
      </w:pPr>
      <w:r>
        <w:rPr>
          <w:i/>
          <w:sz w:val="22"/>
          <w:lang w:val="en-US" w:eastAsia="zh-CN" w:bidi="hi-IN"/>
        </w:rPr>
        <w:lastRenderedPageBreak/>
        <w:t>Throughput =</w:t>
      </w:r>
      <w:r>
        <w:rPr>
          <w:sz w:val="22"/>
          <w:lang w:val="en-US" w:eastAsia="zh-CN" w:bidi="hi-IN"/>
        </w:rPr>
        <w:t xml:space="preserve"> </w:t>
      </w:r>
      <w:r>
        <w:rPr>
          <w:b/>
          <w:sz w:val="22"/>
          <w:lang w:val="en-US" w:eastAsia="zh-CN" w:bidi="hi-IN"/>
        </w:rPr>
        <w:t xml:space="preserve"> </w:t>
      </w:r>
      <m:oMath>
        <m:f>
          <m:fPr>
            <m:ctrlPr>
              <w:rPr>
                <w:rFonts w:ascii="Cambria Math" w:hAnsi="Cambria Math"/>
                <w:b/>
                <w:i/>
                <w:sz w:val="36"/>
                <w:lang w:val="en-US" w:eastAsia="zh-CN" w:bidi="hi-IN"/>
              </w:rPr>
            </m:ctrlPr>
          </m:fPr>
          <m:num>
            <m:nary>
              <m:naryPr>
                <m:chr m:val="∑"/>
                <m:limLoc m:val="undOvr"/>
                <m:ctrlPr>
                  <w:rPr>
                    <w:rFonts w:ascii="Cambria Math" w:hAnsi="Cambria Math"/>
                    <w:b/>
                    <w:i/>
                    <w:sz w:val="36"/>
                    <w:lang w:val="en-US" w:eastAsia="zh-CN" w:bidi="hi-IN"/>
                  </w:rPr>
                </m:ctrlPr>
              </m:naryPr>
              <m:sub>
                <m:r>
                  <m:rPr>
                    <m:sty m:val="bi"/>
                  </m:rPr>
                  <w:rPr>
                    <w:rFonts w:ascii="Cambria Math" w:hAnsi="Cambria Math"/>
                    <w:sz w:val="36"/>
                    <w:lang w:val="en-US" w:eastAsia="zh-CN" w:bidi="hi-IN"/>
                  </w:rPr>
                  <m:t>0</m:t>
                </m:r>
              </m:sub>
              <m:sup>
                <m:argPr>
                  <m:argSz m:val="1"/>
                </m:argPr>
                <m:r>
                  <m:rPr>
                    <m:sty m:val="bi"/>
                  </m:rPr>
                  <w:rPr>
                    <w:rFonts w:ascii="Cambria Math" w:hAnsi="Cambria Math"/>
                    <w:sz w:val="36"/>
                    <w:lang w:val="en-US" w:eastAsia="zh-CN" w:bidi="hi-IN"/>
                  </w:rPr>
                  <m:t>i</m:t>
                </m:r>
              </m:sup>
              <m:e>
                <m:f>
                  <m:fPr>
                    <m:ctrlPr>
                      <w:rPr>
                        <w:rFonts w:ascii="Cambria Math" w:hAnsi="Cambria Math"/>
                        <w:i/>
                        <w:sz w:val="36"/>
                        <w:lang w:val="en-US" w:eastAsia="zh-CN" w:bidi="hi-IN"/>
                      </w:rPr>
                    </m:ctrlPr>
                  </m:fPr>
                  <m:num>
                    <m:sSub>
                      <m:sSubPr>
                        <m:ctrlPr>
                          <w:rPr>
                            <w:rFonts w:ascii="Cambria Math" w:hAnsi="Cambria Math"/>
                            <w:i/>
                            <w:sz w:val="36"/>
                            <w:lang w:val="en-US" w:eastAsia="zh-CN" w:bidi="hi-IN"/>
                          </w:rPr>
                        </m:ctrlPr>
                      </m:sSubPr>
                      <m:e>
                        <m:r>
                          <w:rPr>
                            <w:rFonts w:ascii="Cambria Math" w:hAnsi="Cambria Math"/>
                            <w:sz w:val="36"/>
                            <w:lang w:val="en-US" w:eastAsia="zh-CN" w:bidi="hi-IN"/>
                          </w:rPr>
                          <m:t>n</m:t>
                        </m:r>
                      </m:e>
                      <m:sub>
                        <m:r>
                          <w:rPr>
                            <w:rFonts w:ascii="Cambria Math" w:hAnsi="Cambria Math"/>
                            <w:sz w:val="36"/>
                            <w:lang w:val="en-US" w:eastAsia="zh-CN" w:bidi="hi-IN"/>
                          </w:rPr>
                          <m:t>i</m:t>
                        </m:r>
                      </m:sub>
                    </m:sSub>
                  </m:num>
                  <m:den>
                    <m:sSub>
                      <m:sSubPr>
                        <m:ctrlPr>
                          <w:rPr>
                            <w:rFonts w:ascii="Cambria Math" w:hAnsi="Cambria Math"/>
                            <w:i/>
                            <w:sz w:val="36"/>
                            <w:lang w:val="en-US" w:eastAsia="zh-CN" w:bidi="hi-IN"/>
                          </w:rPr>
                        </m:ctrlPr>
                      </m:sSubPr>
                      <m:e>
                        <m:r>
                          <w:rPr>
                            <w:rFonts w:ascii="Cambria Math" w:hAnsi="Cambria Math"/>
                            <w:sz w:val="36"/>
                            <w:lang w:val="en-US" w:eastAsia="zh-CN" w:bidi="hi-IN"/>
                          </w:rPr>
                          <m:t>T</m:t>
                        </m:r>
                      </m:e>
                      <m:sub>
                        <m:r>
                          <w:rPr>
                            <w:rFonts w:ascii="Cambria Math" w:hAnsi="Cambria Math"/>
                            <w:sz w:val="36"/>
                            <w:lang w:val="en-US" w:eastAsia="zh-CN" w:bidi="hi-IN"/>
                          </w:rPr>
                          <m:t>i</m:t>
                        </m:r>
                      </m:sub>
                    </m:sSub>
                  </m:den>
                </m:f>
              </m:e>
            </m:nary>
          </m:num>
          <m:den>
            <m:r>
              <m:rPr>
                <m:sty m:val="bi"/>
              </m:rPr>
              <w:rPr>
                <w:rFonts w:ascii="Cambria Math" w:hAnsi="Cambria Math"/>
                <w:sz w:val="36"/>
                <w:lang w:val="en-US" w:eastAsia="zh-CN" w:bidi="hi-IN"/>
              </w:rPr>
              <m:t>i</m:t>
            </m:r>
          </m:den>
        </m:f>
      </m:oMath>
    </w:p>
    <w:p w14:paraId="6FE5363A" w14:textId="0F2BC6BD" w:rsidR="00E1034B" w:rsidRDefault="00E1034B" w:rsidP="0064778A">
      <w:pPr>
        <w:pStyle w:val="Paragrafoelenco"/>
        <w:ind w:left="1712"/>
        <w:rPr>
          <w:sz w:val="22"/>
          <w:lang w:val="en-US" w:eastAsia="zh-CN" w:bidi="hi-IN"/>
        </w:rPr>
      </w:pPr>
    </w:p>
    <w:p w14:paraId="543C924B" w14:textId="0312A22A" w:rsidR="0064778A" w:rsidRDefault="00E1034B" w:rsidP="007C7615">
      <w:pPr>
        <w:pStyle w:val="Paragrafoelenco"/>
        <w:ind w:left="1712"/>
        <w:rPr>
          <w:sz w:val="22"/>
          <w:lang w:val="en-US" w:eastAsia="zh-CN" w:bidi="hi-IN"/>
        </w:rPr>
      </w:pPr>
      <w:r>
        <w:rPr>
          <w:sz w:val="22"/>
          <w:lang w:val="en-US" w:eastAsia="zh-CN" w:bidi="hi-IN"/>
        </w:rPr>
        <w:t>Now that we have defined the meaning of those values, we can take the most significant tests to analyze.</w:t>
      </w:r>
    </w:p>
    <w:p w14:paraId="174FEFCF" w14:textId="1BFDAC1E" w:rsidR="0064778A" w:rsidRPr="0064778A" w:rsidRDefault="0064778A" w:rsidP="00B10755">
      <w:pPr>
        <w:pStyle w:val="Titolo3"/>
        <w:rPr>
          <w:color w:val="000000" w:themeColor="text1"/>
          <w:lang w:val="en-US" w:eastAsia="zh-CN" w:bidi="hi-IN"/>
        </w:rPr>
      </w:pPr>
      <w:bookmarkStart w:id="108" w:name="_Toc475293655"/>
      <w:r w:rsidRPr="0064778A">
        <w:rPr>
          <w:color w:val="000000" w:themeColor="text1"/>
          <w:lang w:val="en-US" w:eastAsia="zh-CN" w:bidi="hi-IN"/>
        </w:rPr>
        <w:t>Which tests will be analyzed</w:t>
      </w:r>
      <w:bookmarkEnd w:id="108"/>
    </w:p>
    <w:p w14:paraId="65659B8B" w14:textId="1399888F" w:rsidR="0064778A" w:rsidRDefault="0064778A" w:rsidP="00B10755">
      <w:pPr>
        <w:pStyle w:val="Paragrafoelenco"/>
        <w:ind w:left="1712"/>
        <w:rPr>
          <w:sz w:val="22"/>
          <w:lang w:val="en-US" w:eastAsia="zh-CN" w:bidi="hi-IN"/>
        </w:rPr>
      </w:pPr>
      <w:r>
        <w:rPr>
          <w:sz w:val="22"/>
          <w:lang w:val="en-US" w:eastAsia="zh-CN" w:bidi="hi-IN"/>
        </w:rPr>
        <w:t>We take in account only</w:t>
      </w:r>
      <w:r w:rsidR="009047F6">
        <w:rPr>
          <w:sz w:val="22"/>
          <w:lang w:val="en-US" w:eastAsia="zh-CN" w:bidi="hi-IN"/>
        </w:rPr>
        <w:t xml:space="preserve"> </w:t>
      </w:r>
      <w:r w:rsidR="009047F6">
        <w:rPr>
          <w:i/>
          <w:sz w:val="22"/>
          <w:lang w:val="en-US" w:eastAsia="zh-CN" w:bidi="hi-IN"/>
        </w:rPr>
        <w:t>Test1,</w:t>
      </w:r>
      <w:r>
        <w:rPr>
          <w:sz w:val="22"/>
          <w:lang w:val="en-US" w:eastAsia="zh-CN" w:bidi="hi-IN"/>
        </w:rPr>
        <w:t xml:space="preserve"> </w:t>
      </w:r>
      <w:r>
        <w:rPr>
          <w:i/>
          <w:sz w:val="22"/>
          <w:lang w:val="en-US" w:eastAsia="zh-CN" w:bidi="hi-IN"/>
        </w:rPr>
        <w:t xml:space="preserve">Test4, Test6 </w:t>
      </w:r>
      <w:r>
        <w:rPr>
          <w:sz w:val="22"/>
          <w:lang w:val="en-US" w:eastAsia="zh-CN" w:bidi="hi-IN"/>
        </w:rPr>
        <w:t xml:space="preserve">and </w:t>
      </w:r>
      <w:r>
        <w:rPr>
          <w:i/>
          <w:sz w:val="22"/>
          <w:lang w:val="en-US" w:eastAsia="zh-CN" w:bidi="hi-IN"/>
        </w:rPr>
        <w:t xml:space="preserve">Test10 </w:t>
      </w:r>
      <w:r>
        <w:rPr>
          <w:sz w:val="22"/>
          <w:lang w:val="en-US" w:eastAsia="zh-CN" w:bidi="hi-IN"/>
        </w:rPr>
        <w:t>because for many reasons the others cannot be relevant.</w:t>
      </w:r>
    </w:p>
    <w:p w14:paraId="060D1F0F" w14:textId="102013D4" w:rsidR="0064778A" w:rsidRDefault="0064778A" w:rsidP="00B10755">
      <w:pPr>
        <w:pStyle w:val="Paragrafoelenco"/>
        <w:ind w:left="1712"/>
        <w:rPr>
          <w:sz w:val="22"/>
          <w:lang w:val="en-US" w:eastAsia="zh-CN" w:bidi="hi-IN"/>
        </w:rPr>
      </w:pPr>
      <w:r>
        <w:rPr>
          <w:sz w:val="22"/>
          <w:lang w:val="en-US" w:eastAsia="zh-CN" w:bidi="hi-IN"/>
        </w:rPr>
        <w:t>Tests from 1 to 3 are not real load test, they did not “stress” Mongo at all</w:t>
      </w:r>
      <w:r w:rsidR="009047F6">
        <w:rPr>
          <w:sz w:val="22"/>
          <w:lang w:val="en-US" w:eastAsia="zh-CN" w:bidi="hi-IN"/>
        </w:rPr>
        <w:t>, so only one will be exposed as example</w:t>
      </w:r>
      <w:r>
        <w:rPr>
          <w:sz w:val="22"/>
          <w:lang w:val="en-US" w:eastAsia="zh-CN" w:bidi="hi-IN"/>
        </w:rPr>
        <w:t>.</w:t>
      </w:r>
    </w:p>
    <w:p w14:paraId="406D23B8" w14:textId="77777777" w:rsidR="0064778A" w:rsidRDefault="0064778A" w:rsidP="00B10755">
      <w:pPr>
        <w:pStyle w:val="Paragrafoelenco"/>
        <w:ind w:left="1712"/>
        <w:rPr>
          <w:sz w:val="22"/>
          <w:lang w:val="en-US" w:eastAsia="zh-CN" w:bidi="hi-IN"/>
        </w:rPr>
      </w:pPr>
      <w:r>
        <w:rPr>
          <w:i/>
          <w:sz w:val="22"/>
          <w:lang w:val="en-US" w:eastAsia="zh-CN" w:bidi="hi-IN"/>
        </w:rPr>
        <w:t xml:space="preserve">Test5 </w:t>
      </w:r>
      <w:r>
        <w:rPr>
          <w:sz w:val="22"/>
          <w:lang w:val="en-US" w:eastAsia="zh-CN" w:bidi="hi-IN"/>
        </w:rPr>
        <w:t xml:space="preserve">suffered the desynchronization of the OS time of a Mongo node with the other of about half an hour, and since Mongo _id are assigned using timestamp and then documents are balanced between the nodes on a </w:t>
      </w:r>
      <w:r>
        <w:rPr>
          <w:i/>
          <w:sz w:val="22"/>
          <w:lang w:val="en-US" w:eastAsia="zh-CN" w:bidi="hi-IN"/>
        </w:rPr>
        <w:t xml:space="preserve">Shard Key </w:t>
      </w:r>
      <w:r>
        <w:rPr>
          <w:sz w:val="22"/>
          <w:lang w:val="en-US" w:eastAsia="zh-CN" w:bidi="hi-IN"/>
        </w:rPr>
        <w:t>using this _id, the two nodes lost performance and data were divided approximatively 60% on the first and 40% on the second.</w:t>
      </w:r>
    </w:p>
    <w:p w14:paraId="36001632" w14:textId="77777777" w:rsidR="0064778A" w:rsidRDefault="0064778A" w:rsidP="00B10755">
      <w:pPr>
        <w:pStyle w:val="Paragrafoelenco"/>
        <w:ind w:left="1712"/>
        <w:jc w:val="both"/>
        <w:rPr>
          <w:sz w:val="22"/>
          <w:lang w:val="en-US" w:eastAsia="zh-CN" w:bidi="hi-IN"/>
        </w:rPr>
      </w:pPr>
      <w:r>
        <w:rPr>
          <w:sz w:val="22"/>
          <w:lang w:val="en-US" w:eastAsia="zh-CN" w:bidi="hi-IN"/>
        </w:rPr>
        <w:t xml:space="preserve">Since each test performed took some hours to end, some of them have been run automatically during the night and of those </w:t>
      </w:r>
      <w:r>
        <w:rPr>
          <w:i/>
          <w:sz w:val="22"/>
          <w:lang w:val="en-US" w:eastAsia="zh-CN" w:bidi="hi-IN"/>
        </w:rPr>
        <w:t xml:space="preserve">Test7 </w:t>
      </w:r>
      <w:r>
        <w:rPr>
          <w:sz w:val="22"/>
          <w:lang w:val="en-US" w:eastAsia="zh-CN" w:bidi="hi-IN"/>
        </w:rPr>
        <w:t xml:space="preserve">and </w:t>
      </w:r>
      <w:r>
        <w:rPr>
          <w:i/>
          <w:sz w:val="22"/>
          <w:lang w:val="en-US" w:eastAsia="zh-CN" w:bidi="hi-IN"/>
        </w:rPr>
        <w:t xml:space="preserve">Test9 </w:t>
      </w:r>
      <w:r>
        <w:rPr>
          <w:sz w:val="22"/>
          <w:lang w:val="en-US" w:eastAsia="zh-CN" w:bidi="hi-IN"/>
        </w:rPr>
        <w:t>have failed due to the interruption of the connection of the physical laptop used to graph data (with consequent loss of some data).</w:t>
      </w:r>
    </w:p>
    <w:p w14:paraId="3C605986" w14:textId="77777777" w:rsidR="0064778A" w:rsidRDefault="0064778A" w:rsidP="00B10755">
      <w:pPr>
        <w:pStyle w:val="Paragrafoelenco"/>
        <w:ind w:left="1712"/>
        <w:jc w:val="both"/>
        <w:rPr>
          <w:sz w:val="22"/>
          <w:lang w:val="en-US" w:eastAsia="zh-CN" w:bidi="hi-IN"/>
        </w:rPr>
      </w:pPr>
      <w:r>
        <w:rPr>
          <w:sz w:val="22"/>
          <w:lang w:val="en-US" w:eastAsia="zh-CN" w:bidi="hi-IN"/>
        </w:rPr>
        <w:t xml:space="preserve">In the end, we can ignore </w:t>
      </w:r>
      <w:r>
        <w:rPr>
          <w:i/>
          <w:sz w:val="22"/>
          <w:lang w:val="en-US" w:eastAsia="zh-CN" w:bidi="hi-IN"/>
        </w:rPr>
        <w:t xml:space="preserve">Test8 </w:t>
      </w:r>
      <w:r>
        <w:rPr>
          <w:sz w:val="22"/>
          <w:lang w:val="en-US" w:eastAsia="zh-CN" w:bidi="hi-IN"/>
        </w:rPr>
        <w:t xml:space="preserve">as the complexity of the query used to stress Mongo was too low with no effect on the database, resulting in a test similar to </w:t>
      </w:r>
      <w:r>
        <w:rPr>
          <w:i/>
          <w:sz w:val="22"/>
          <w:lang w:val="en-US" w:eastAsia="zh-CN" w:bidi="hi-IN"/>
        </w:rPr>
        <w:t>Test4</w:t>
      </w:r>
      <w:r>
        <w:rPr>
          <w:sz w:val="22"/>
          <w:lang w:val="en-US" w:eastAsia="zh-CN" w:bidi="hi-IN"/>
        </w:rPr>
        <w:t>.</w:t>
      </w:r>
    </w:p>
    <w:p w14:paraId="3D8F831C" w14:textId="1F7B11F9" w:rsidR="00B10755" w:rsidRDefault="0064778A" w:rsidP="00B10755">
      <w:pPr>
        <w:pStyle w:val="Paragrafoelenco"/>
        <w:ind w:left="1712"/>
        <w:jc w:val="both"/>
        <w:rPr>
          <w:sz w:val="22"/>
          <w:lang w:val="en-US" w:eastAsia="zh-CN" w:bidi="hi-IN"/>
        </w:rPr>
      </w:pPr>
      <w:r>
        <w:rPr>
          <w:sz w:val="22"/>
          <w:lang w:val="en-US" w:eastAsia="zh-CN" w:bidi="hi-IN"/>
        </w:rPr>
        <w:t>Anyway, all tests that completely performed their workload have been kept in the analysis because there was no time to repeat them before the due date and they still confirmed Mongo efficient performance, even if they are not comparable with the “good” tests.</w:t>
      </w:r>
    </w:p>
    <w:p w14:paraId="24E629FF" w14:textId="5B21EF99" w:rsidR="00B10755" w:rsidRDefault="00B10755" w:rsidP="00B10755">
      <w:pPr>
        <w:pStyle w:val="Titolo3"/>
        <w:rPr>
          <w:color w:val="000000" w:themeColor="text1"/>
          <w:lang w:val="en-US" w:eastAsia="zh-CN" w:bidi="hi-IN"/>
        </w:rPr>
      </w:pPr>
      <w:bookmarkStart w:id="109" w:name="_Toc475293656"/>
      <w:r w:rsidRPr="00B10755">
        <w:rPr>
          <w:color w:val="000000" w:themeColor="text1"/>
          <w:lang w:val="en-US" w:eastAsia="zh-CN" w:bidi="hi-IN"/>
        </w:rPr>
        <w:t>Results</w:t>
      </w:r>
      <w:bookmarkEnd w:id="109"/>
    </w:p>
    <w:tbl>
      <w:tblPr>
        <w:tblStyle w:val="Grigliatabella"/>
        <w:tblpPr w:leftFromText="141" w:rightFromText="141" w:vertAnchor="text" w:horzAnchor="margin" w:tblpXSpec="center" w:tblpY="682"/>
        <w:tblW w:w="11026" w:type="dxa"/>
        <w:tblLook w:val="04A0" w:firstRow="1" w:lastRow="0" w:firstColumn="1" w:lastColumn="0" w:noHBand="0" w:noVBand="1"/>
      </w:tblPr>
      <w:tblGrid>
        <w:gridCol w:w="583"/>
        <w:gridCol w:w="928"/>
        <w:gridCol w:w="1016"/>
        <w:gridCol w:w="1205"/>
        <w:gridCol w:w="1038"/>
        <w:gridCol w:w="1038"/>
        <w:gridCol w:w="1038"/>
        <w:gridCol w:w="1038"/>
        <w:gridCol w:w="1038"/>
        <w:gridCol w:w="1038"/>
        <w:gridCol w:w="1066"/>
      </w:tblGrid>
      <w:tr w:rsidR="00C82D0E" w14:paraId="7CE097B0" w14:textId="77777777" w:rsidTr="00C82D0E">
        <w:trPr>
          <w:trHeight w:val="128"/>
        </w:trPr>
        <w:tc>
          <w:tcPr>
            <w:tcW w:w="583" w:type="dxa"/>
            <w:shd w:val="clear" w:color="auto" w:fill="95B3D7" w:themeFill="accent1" w:themeFillTint="99"/>
          </w:tcPr>
          <w:p w14:paraId="2CE22177" w14:textId="77777777" w:rsidR="00C82D0E" w:rsidRPr="009047F6" w:rsidRDefault="00C82D0E" w:rsidP="00C82D0E">
            <w:pPr>
              <w:rPr>
                <w:b/>
                <w:sz w:val="20"/>
                <w:lang w:val="en-US" w:eastAsia="zh-CN" w:bidi="hi-IN"/>
              </w:rPr>
            </w:pPr>
            <w:r w:rsidRPr="009047F6">
              <w:rPr>
                <w:b/>
                <w:sz w:val="20"/>
                <w:lang w:val="en-US" w:eastAsia="zh-CN" w:bidi="hi-IN"/>
              </w:rPr>
              <w:t>Test</w:t>
            </w:r>
          </w:p>
        </w:tc>
        <w:tc>
          <w:tcPr>
            <w:tcW w:w="928" w:type="dxa"/>
            <w:shd w:val="clear" w:color="auto" w:fill="95B3D7" w:themeFill="accent1" w:themeFillTint="99"/>
          </w:tcPr>
          <w:p w14:paraId="7A2A9969" w14:textId="77777777" w:rsidR="00C82D0E" w:rsidRPr="009047F6" w:rsidRDefault="00C82D0E" w:rsidP="00C82D0E">
            <w:pPr>
              <w:rPr>
                <w:b/>
                <w:sz w:val="20"/>
                <w:lang w:val="en-US" w:eastAsia="zh-CN" w:bidi="hi-IN"/>
              </w:rPr>
            </w:pPr>
            <w:r>
              <w:rPr>
                <w:b/>
                <w:sz w:val="20"/>
                <w:lang w:val="en-US" w:eastAsia="zh-CN" w:bidi="hi-IN"/>
              </w:rPr>
              <w:t>Threads --------Nodes</w:t>
            </w:r>
          </w:p>
        </w:tc>
        <w:tc>
          <w:tcPr>
            <w:tcW w:w="1016" w:type="dxa"/>
            <w:shd w:val="clear" w:color="auto" w:fill="95B3D7" w:themeFill="accent1" w:themeFillTint="99"/>
          </w:tcPr>
          <w:p w14:paraId="4F4C406A" w14:textId="77777777" w:rsidR="00C82D0E" w:rsidRPr="009047F6" w:rsidRDefault="00C82D0E" w:rsidP="00C82D0E">
            <w:pPr>
              <w:rPr>
                <w:b/>
                <w:sz w:val="20"/>
                <w:lang w:val="en-US" w:eastAsia="zh-CN" w:bidi="hi-IN"/>
              </w:rPr>
            </w:pPr>
            <w:r w:rsidRPr="009047F6">
              <w:rPr>
                <w:b/>
                <w:sz w:val="20"/>
                <w:lang w:val="en-US" w:eastAsia="zh-CN" w:bidi="hi-IN"/>
              </w:rPr>
              <w:t>Entries</w:t>
            </w:r>
          </w:p>
        </w:tc>
        <w:tc>
          <w:tcPr>
            <w:tcW w:w="1205" w:type="dxa"/>
            <w:shd w:val="clear" w:color="auto" w:fill="95B3D7" w:themeFill="accent1" w:themeFillTint="99"/>
          </w:tcPr>
          <w:p w14:paraId="3B4FF24F" w14:textId="77777777" w:rsidR="00C82D0E" w:rsidRPr="009047F6" w:rsidRDefault="00C82D0E" w:rsidP="00C82D0E">
            <w:pPr>
              <w:rPr>
                <w:b/>
                <w:sz w:val="20"/>
                <w:lang w:val="en-US" w:eastAsia="zh-CN" w:bidi="hi-IN"/>
              </w:rPr>
            </w:pPr>
            <w:r w:rsidRPr="009047F6">
              <w:rPr>
                <w:b/>
                <w:sz w:val="20"/>
                <w:lang w:val="en-US" w:eastAsia="zh-CN" w:bidi="hi-IN"/>
              </w:rPr>
              <w:t>Duration(s)</w:t>
            </w:r>
          </w:p>
        </w:tc>
        <w:tc>
          <w:tcPr>
            <w:tcW w:w="1038" w:type="dxa"/>
            <w:shd w:val="clear" w:color="auto" w:fill="95B3D7" w:themeFill="accent1" w:themeFillTint="99"/>
          </w:tcPr>
          <w:p w14:paraId="050F8556" w14:textId="77777777" w:rsidR="00C82D0E" w:rsidRPr="009047F6" w:rsidRDefault="00C82D0E" w:rsidP="00C82D0E">
            <w:pPr>
              <w:rPr>
                <w:b/>
                <w:sz w:val="20"/>
                <w:lang w:val="en-US" w:eastAsia="zh-CN" w:bidi="hi-IN"/>
              </w:rPr>
            </w:pPr>
            <w:r w:rsidRPr="009047F6">
              <w:rPr>
                <w:b/>
                <w:sz w:val="20"/>
                <w:lang w:val="en-US" w:eastAsia="zh-CN" w:bidi="hi-IN"/>
              </w:rPr>
              <w:t>Avg Put Time(ms)</w:t>
            </w:r>
          </w:p>
        </w:tc>
        <w:tc>
          <w:tcPr>
            <w:tcW w:w="1038" w:type="dxa"/>
            <w:shd w:val="clear" w:color="auto" w:fill="95B3D7" w:themeFill="accent1" w:themeFillTint="99"/>
          </w:tcPr>
          <w:p w14:paraId="3F7AF667" w14:textId="77777777" w:rsidR="00C82D0E" w:rsidRPr="009047F6" w:rsidRDefault="00C82D0E" w:rsidP="00C82D0E">
            <w:pPr>
              <w:rPr>
                <w:b/>
                <w:sz w:val="20"/>
                <w:lang w:val="en-US" w:eastAsia="zh-CN" w:bidi="hi-IN"/>
              </w:rPr>
            </w:pPr>
            <w:r w:rsidRPr="009047F6">
              <w:rPr>
                <w:b/>
                <w:sz w:val="20"/>
                <w:lang w:val="en-US" w:eastAsia="zh-CN" w:bidi="hi-IN"/>
              </w:rPr>
              <w:t>Avg Get Time(ms)</w:t>
            </w:r>
          </w:p>
        </w:tc>
        <w:tc>
          <w:tcPr>
            <w:tcW w:w="1038" w:type="dxa"/>
            <w:shd w:val="clear" w:color="auto" w:fill="95B3D7" w:themeFill="accent1" w:themeFillTint="99"/>
          </w:tcPr>
          <w:p w14:paraId="6B4BB62A" w14:textId="77777777" w:rsidR="00C82D0E" w:rsidRPr="009047F6" w:rsidRDefault="00C82D0E" w:rsidP="00C82D0E">
            <w:pPr>
              <w:rPr>
                <w:b/>
                <w:sz w:val="20"/>
                <w:lang w:val="en-US" w:eastAsia="zh-CN" w:bidi="hi-IN"/>
              </w:rPr>
            </w:pPr>
            <w:r w:rsidRPr="009047F6">
              <w:rPr>
                <w:b/>
                <w:sz w:val="20"/>
                <w:lang w:val="en-US" w:eastAsia="zh-CN" w:bidi="hi-IN"/>
              </w:rPr>
              <w:t>Max Put Time(ms)</w:t>
            </w:r>
          </w:p>
        </w:tc>
        <w:tc>
          <w:tcPr>
            <w:tcW w:w="1038" w:type="dxa"/>
            <w:shd w:val="clear" w:color="auto" w:fill="95B3D7" w:themeFill="accent1" w:themeFillTint="99"/>
          </w:tcPr>
          <w:p w14:paraId="529866E9" w14:textId="77777777" w:rsidR="00C82D0E" w:rsidRPr="009047F6" w:rsidRDefault="00C82D0E" w:rsidP="00C82D0E">
            <w:pPr>
              <w:rPr>
                <w:b/>
                <w:sz w:val="20"/>
                <w:lang w:val="en-US" w:eastAsia="zh-CN" w:bidi="hi-IN"/>
              </w:rPr>
            </w:pPr>
            <w:r w:rsidRPr="009047F6">
              <w:rPr>
                <w:b/>
                <w:sz w:val="20"/>
                <w:lang w:val="en-US" w:eastAsia="zh-CN" w:bidi="hi-IN"/>
              </w:rPr>
              <w:t>Min Put Time(ms)</w:t>
            </w:r>
          </w:p>
        </w:tc>
        <w:tc>
          <w:tcPr>
            <w:tcW w:w="1038" w:type="dxa"/>
            <w:shd w:val="clear" w:color="auto" w:fill="95B3D7" w:themeFill="accent1" w:themeFillTint="99"/>
          </w:tcPr>
          <w:p w14:paraId="3BB0EA03" w14:textId="77777777" w:rsidR="00C82D0E" w:rsidRPr="009047F6" w:rsidRDefault="00C82D0E" w:rsidP="00C82D0E">
            <w:pPr>
              <w:rPr>
                <w:b/>
                <w:sz w:val="20"/>
                <w:lang w:val="en-US" w:eastAsia="zh-CN" w:bidi="hi-IN"/>
              </w:rPr>
            </w:pPr>
            <w:r w:rsidRPr="009047F6">
              <w:rPr>
                <w:b/>
                <w:sz w:val="20"/>
                <w:lang w:val="en-US" w:eastAsia="zh-CN" w:bidi="hi-IN"/>
              </w:rPr>
              <w:t>Max Get Time(ms)</w:t>
            </w:r>
          </w:p>
        </w:tc>
        <w:tc>
          <w:tcPr>
            <w:tcW w:w="1038" w:type="dxa"/>
            <w:shd w:val="clear" w:color="auto" w:fill="95B3D7" w:themeFill="accent1" w:themeFillTint="99"/>
          </w:tcPr>
          <w:p w14:paraId="0D0E481D" w14:textId="77777777" w:rsidR="00C82D0E" w:rsidRPr="009047F6" w:rsidRDefault="00C82D0E" w:rsidP="00C82D0E">
            <w:pPr>
              <w:rPr>
                <w:b/>
                <w:sz w:val="20"/>
                <w:lang w:val="en-US" w:eastAsia="zh-CN" w:bidi="hi-IN"/>
              </w:rPr>
            </w:pPr>
            <w:r w:rsidRPr="009047F6">
              <w:rPr>
                <w:b/>
                <w:sz w:val="20"/>
                <w:lang w:val="en-US" w:eastAsia="zh-CN" w:bidi="hi-IN"/>
              </w:rPr>
              <w:t>Min Get Time(ms)</w:t>
            </w:r>
          </w:p>
        </w:tc>
        <w:tc>
          <w:tcPr>
            <w:tcW w:w="1066" w:type="dxa"/>
            <w:shd w:val="clear" w:color="auto" w:fill="95B3D7" w:themeFill="accent1" w:themeFillTint="99"/>
          </w:tcPr>
          <w:p w14:paraId="77F13DE6" w14:textId="77777777" w:rsidR="00C82D0E" w:rsidRPr="009047F6" w:rsidRDefault="00C82D0E" w:rsidP="00C82D0E">
            <w:pPr>
              <w:rPr>
                <w:b/>
                <w:sz w:val="20"/>
                <w:lang w:val="en-US" w:eastAsia="zh-CN" w:bidi="hi-IN"/>
              </w:rPr>
            </w:pPr>
            <w:r w:rsidRPr="009047F6">
              <w:rPr>
                <w:b/>
                <w:sz w:val="20"/>
                <w:lang w:val="en-US" w:eastAsia="zh-CN" w:bidi="hi-IN"/>
              </w:rPr>
              <w:t>Th</w:t>
            </w:r>
            <w:r>
              <w:rPr>
                <w:b/>
                <w:sz w:val="20"/>
                <w:lang w:val="en-US" w:eastAsia="zh-CN" w:bidi="hi-IN"/>
              </w:rPr>
              <w:t>p</w:t>
            </w:r>
            <w:r w:rsidRPr="009047F6">
              <w:rPr>
                <w:b/>
                <w:sz w:val="20"/>
                <w:lang w:val="en-US" w:eastAsia="zh-CN" w:bidi="hi-IN"/>
              </w:rPr>
              <w:t>(op/s)</w:t>
            </w:r>
          </w:p>
        </w:tc>
      </w:tr>
      <w:tr w:rsidR="00C82D0E" w14:paraId="3421A61A" w14:textId="77777777" w:rsidTr="00C82D0E">
        <w:trPr>
          <w:trHeight w:val="371"/>
        </w:trPr>
        <w:tc>
          <w:tcPr>
            <w:tcW w:w="583" w:type="dxa"/>
            <w:shd w:val="clear" w:color="auto" w:fill="FBD4B4" w:themeFill="accent6" w:themeFillTint="66"/>
          </w:tcPr>
          <w:p w14:paraId="4F2833F2" w14:textId="77777777" w:rsidR="00C82D0E" w:rsidRPr="009047F6" w:rsidRDefault="00C82D0E" w:rsidP="00C82D0E">
            <w:pPr>
              <w:jc w:val="right"/>
              <w:rPr>
                <w:sz w:val="20"/>
                <w:lang w:val="en-US" w:eastAsia="zh-CN" w:bidi="hi-IN"/>
              </w:rPr>
            </w:pPr>
            <w:r>
              <w:rPr>
                <w:sz w:val="20"/>
                <w:lang w:val="en-US" w:eastAsia="zh-CN" w:bidi="hi-IN"/>
              </w:rPr>
              <w:t>1</w:t>
            </w:r>
          </w:p>
        </w:tc>
        <w:tc>
          <w:tcPr>
            <w:tcW w:w="928" w:type="dxa"/>
            <w:shd w:val="clear" w:color="auto" w:fill="FBD4B4" w:themeFill="accent6" w:themeFillTint="66"/>
          </w:tcPr>
          <w:p w14:paraId="545DB23D" w14:textId="77777777" w:rsidR="00C82D0E" w:rsidRPr="009047F6" w:rsidRDefault="00C82D0E" w:rsidP="00C82D0E">
            <w:pPr>
              <w:jc w:val="right"/>
              <w:rPr>
                <w:sz w:val="20"/>
                <w:lang w:val="en-US" w:eastAsia="zh-CN" w:bidi="hi-IN"/>
              </w:rPr>
            </w:pPr>
            <w:r>
              <w:rPr>
                <w:sz w:val="20"/>
                <w:lang w:val="en-US" w:eastAsia="zh-CN" w:bidi="hi-IN"/>
              </w:rPr>
              <w:t>1 - 1</w:t>
            </w:r>
          </w:p>
        </w:tc>
        <w:tc>
          <w:tcPr>
            <w:tcW w:w="1016" w:type="dxa"/>
            <w:shd w:val="clear" w:color="auto" w:fill="FBD4B4" w:themeFill="accent6" w:themeFillTint="66"/>
          </w:tcPr>
          <w:p w14:paraId="298BBA82" w14:textId="77777777" w:rsidR="00C82D0E" w:rsidRPr="009047F6" w:rsidRDefault="00C82D0E" w:rsidP="00C82D0E">
            <w:pPr>
              <w:jc w:val="right"/>
              <w:rPr>
                <w:sz w:val="20"/>
                <w:lang w:val="en-US" w:eastAsia="zh-CN" w:bidi="hi-IN"/>
              </w:rPr>
            </w:pPr>
            <w:r>
              <w:rPr>
                <w:sz w:val="20"/>
                <w:lang w:val="en-US" w:eastAsia="zh-CN" w:bidi="hi-IN"/>
              </w:rPr>
              <w:t>200.000</w:t>
            </w:r>
          </w:p>
        </w:tc>
        <w:tc>
          <w:tcPr>
            <w:tcW w:w="1205" w:type="dxa"/>
            <w:shd w:val="clear" w:color="auto" w:fill="FBD4B4" w:themeFill="accent6" w:themeFillTint="66"/>
          </w:tcPr>
          <w:p w14:paraId="707ED9BA" w14:textId="77777777" w:rsidR="00C82D0E" w:rsidRPr="009047F6" w:rsidRDefault="00C82D0E" w:rsidP="00C82D0E">
            <w:pPr>
              <w:jc w:val="right"/>
              <w:rPr>
                <w:sz w:val="20"/>
                <w:lang w:val="en-US" w:eastAsia="zh-CN" w:bidi="hi-IN"/>
              </w:rPr>
            </w:pPr>
            <w:r>
              <w:rPr>
                <w:sz w:val="20"/>
                <w:lang w:val="en-US" w:eastAsia="zh-CN" w:bidi="hi-IN"/>
              </w:rPr>
              <w:t>5.298</w:t>
            </w:r>
          </w:p>
        </w:tc>
        <w:tc>
          <w:tcPr>
            <w:tcW w:w="1038" w:type="dxa"/>
            <w:shd w:val="clear" w:color="auto" w:fill="FBD4B4" w:themeFill="accent6" w:themeFillTint="66"/>
          </w:tcPr>
          <w:p w14:paraId="4D739FDE" w14:textId="77777777" w:rsidR="00C82D0E" w:rsidRPr="009047F6" w:rsidRDefault="00C82D0E" w:rsidP="00C82D0E">
            <w:pPr>
              <w:jc w:val="right"/>
              <w:rPr>
                <w:sz w:val="20"/>
                <w:lang w:val="en-US" w:eastAsia="zh-CN" w:bidi="hi-IN"/>
              </w:rPr>
            </w:pPr>
            <w:r>
              <w:rPr>
                <w:sz w:val="20"/>
                <w:lang w:val="en-US" w:eastAsia="zh-CN" w:bidi="hi-IN"/>
              </w:rPr>
              <w:t>14</w:t>
            </w:r>
          </w:p>
        </w:tc>
        <w:tc>
          <w:tcPr>
            <w:tcW w:w="1038" w:type="dxa"/>
            <w:shd w:val="clear" w:color="auto" w:fill="FBD4B4" w:themeFill="accent6" w:themeFillTint="66"/>
          </w:tcPr>
          <w:p w14:paraId="67C8E5AE" w14:textId="77777777" w:rsidR="00C82D0E" w:rsidRPr="009047F6" w:rsidRDefault="00C82D0E" w:rsidP="00C82D0E">
            <w:pPr>
              <w:jc w:val="right"/>
              <w:rPr>
                <w:sz w:val="20"/>
                <w:lang w:val="en-US" w:eastAsia="zh-CN" w:bidi="hi-IN"/>
              </w:rPr>
            </w:pPr>
            <w:r>
              <w:rPr>
                <w:sz w:val="20"/>
                <w:lang w:val="en-US" w:eastAsia="zh-CN" w:bidi="hi-IN"/>
              </w:rPr>
              <w:t>18</w:t>
            </w:r>
          </w:p>
        </w:tc>
        <w:tc>
          <w:tcPr>
            <w:tcW w:w="1038" w:type="dxa"/>
            <w:shd w:val="clear" w:color="auto" w:fill="FBD4B4" w:themeFill="accent6" w:themeFillTint="66"/>
          </w:tcPr>
          <w:p w14:paraId="212042D8" w14:textId="77777777" w:rsidR="00C82D0E" w:rsidRPr="009047F6" w:rsidRDefault="00C82D0E" w:rsidP="00C82D0E">
            <w:pPr>
              <w:jc w:val="right"/>
              <w:rPr>
                <w:sz w:val="20"/>
                <w:lang w:val="en-US" w:eastAsia="zh-CN" w:bidi="hi-IN"/>
              </w:rPr>
            </w:pPr>
            <w:r>
              <w:rPr>
                <w:sz w:val="20"/>
                <w:lang w:val="en-US" w:eastAsia="zh-CN" w:bidi="hi-IN"/>
              </w:rPr>
              <w:t>10.902</w:t>
            </w:r>
          </w:p>
        </w:tc>
        <w:tc>
          <w:tcPr>
            <w:tcW w:w="1038" w:type="dxa"/>
            <w:shd w:val="clear" w:color="auto" w:fill="FBD4B4" w:themeFill="accent6" w:themeFillTint="66"/>
          </w:tcPr>
          <w:p w14:paraId="6DB10AE5" w14:textId="77777777" w:rsidR="00C82D0E" w:rsidRPr="009047F6" w:rsidRDefault="00C82D0E" w:rsidP="00C82D0E">
            <w:pPr>
              <w:jc w:val="right"/>
              <w:rPr>
                <w:sz w:val="20"/>
                <w:lang w:val="en-US" w:eastAsia="zh-CN" w:bidi="hi-IN"/>
              </w:rPr>
            </w:pPr>
            <w:r>
              <w:rPr>
                <w:sz w:val="20"/>
                <w:lang w:val="en-US" w:eastAsia="zh-CN" w:bidi="hi-IN"/>
              </w:rPr>
              <w:t>14</w:t>
            </w:r>
          </w:p>
        </w:tc>
        <w:tc>
          <w:tcPr>
            <w:tcW w:w="1038" w:type="dxa"/>
            <w:shd w:val="clear" w:color="auto" w:fill="FBD4B4" w:themeFill="accent6" w:themeFillTint="66"/>
          </w:tcPr>
          <w:p w14:paraId="3BFBD666" w14:textId="77777777" w:rsidR="00C82D0E" w:rsidRPr="009047F6" w:rsidRDefault="00C82D0E" w:rsidP="00C82D0E">
            <w:pPr>
              <w:jc w:val="right"/>
              <w:rPr>
                <w:sz w:val="20"/>
                <w:lang w:val="en-US" w:eastAsia="zh-CN" w:bidi="hi-IN"/>
              </w:rPr>
            </w:pPr>
            <w:r>
              <w:rPr>
                <w:sz w:val="20"/>
                <w:lang w:val="en-US" w:eastAsia="zh-CN" w:bidi="hi-IN"/>
              </w:rPr>
              <w:t>10.907</w:t>
            </w:r>
          </w:p>
        </w:tc>
        <w:tc>
          <w:tcPr>
            <w:tcW w:w="1038" w:type="dxa"/>
            <w:shd w:val="clear" w:color="auto" w:fill="FBD4B4" w:themeFill="accent6" w:themeFillTint="66"/>
          </w:tcPr>
          <w:p w14:paraId="475CCD6A" w14:textId="77777777" w:rsidR="00C82D0E" w:rsidRPr="009047F6" w:rsidRDefault="00C82D0E" w:rsidP="00C82D0E">
            <w:pPr>
              <w:jc w:val="right"/>
              <w:rPr>
                <w:sz w:val="20"/>
                <w:lang w:val="en-US" w:eastAsia="zh-CN" w:bidi="hi-IN"/>
              </w:rPr>
            </w:pPr>
            <w:r>
              <w:rPr>
                <w:sz w:val="20"/>
                <w:lang w:val="en-US" w:eastAsia="zh-CN" w:bidi="hi-IN"/>
              </w:rPr>
              <w:t>18</w:t>
            </w:r>
          </w:p>
        </w:tc>
        <w:tc>
          <w:tcPr>
            <w:tcW w:w="1066" w:type="dxa"/>
            <w:shd w:val="clear" w:color="auto" w:fill="FBD4B4" w:themeFill="accent6" w:themeFillTint="66"/>
          </w:tcPr>
          <w:p w14:paraId="4E41247D" w14:textId="77777777" w:rsidR="00C82D0E" w:rsidRPr="009047F6" w:rsidRDefault="00C82D0E" w:rsidP="00C82D0E">
            <w:pPr>
              <w:jc w:val="right"/>
              <w:rPr>
                <w:sz w:val="20"/>
                <w:lang w:val="en-US" w:eastAsia="zh-CN" w:bidi="hi-IN"/>
              </w:rPr>
            </w:pPr>
            <w:r>
              <w:rPr>
                <w:sz w:val="20"/>
                <w:lang w:val="en-US" w:eastAsia="zh-CN" w:bidi="hi-IN"/>
              </w:rPr>
              <w:t>75,50019</w:t>
            </w:r>
          </w:p>
        </w:tc>
      </w:tr>
      <w:tr w:rsidR="00C82D0E" w14:paraId="6DE7949A" w14:textId="77777777" w:rsidTr="00C82D0E">
        <w:trPr>
          <w:trHeight w:val="371"/>
        </w:trPr>
        <w:tc>
          <w:tcPr>
            <w:tcW w:w="583" w:type="dxa"/>
            <w:shd w:val="clear" w:color="auto" w:fill="FBD4B4" w:themeFill="accent6" w:themeFillTint="66"/>
          </w:tcPr>
          <w:p w14:paraId="09EE135B" w14:textId="77777777" w:rsidR="00C82D0E" w:rsidRPr="009047F6" w:rsidRDefault="00C82D0E" w:rsidP="00C82D0E">
            <w:pPr>
              <w:jc w:val="right"/>
              <w:rPr>
                <w:sz w:val="20"/>
                <w:lang w:val="en-US" w:eastAsia="zh-CN" w:bidi="hi-IN"/>
              </w:rPr>
            </w:pPr>
            <w:r>
              <w:rPr>
                <w:sz w:val="20"/>
                <w:lang w:val="en-US" w:eastAsia="zh-CN" w:bidi="hi-IN"/>
              </w:rPr>
              <w:t>4</w:t>
            </w:r>
          </w:p>
        </w:tc>
        <w:tc>
          <w:tcPr>
            <w:tcW w:w="928" w:type="dxa"/>
            <w:shd w:val="clear" w:color="auto" w:fill="FBD4B4" w:themeFill="accent6" w:themeFillTint="66"/>
          </w:tcPr>
          <w:p w14:paraId="0D6950B8" w14:textId="77777777" w:rsidR="00C82D0E" w:rsidRPr="009047F6" w:rsidRDefault="00C82D0E" w:rsidP="00C82D0E">
            <w:pPr>
              <w:jc w:val="right"/>
              <w:rPr>
                <w:sz w:val="20"/>
                <w:lang w:val="en-US" w:eastAsia="zh-CN" w:bidi="hi-IN"/>
              </w:rPr>
            </w:pPr>
            <w:r>
              <w:rPr>
                <w:sz w:val="20"/>
                <w:lang w:val="en-US" w:eastAsia="zh-CN" w:bidi="hi-IN"/>
              </w:rPr>
              <w:t>35 - 1</w:t>
            </w:r>
          </w:p>
        </w:tc>
        <w:tc>
          <w:tcPr>
            <w:tcW w:w="1016" w:type="dxa"/>
            <w:shd w:val="clear" w:color="auto" w:fill="FBD4B4" w:themeFill="accent6" w:themeFillTint="66"/>
          </w:tcPr>
          <w:p w14:paraId="1C4A6156" w14:textId="77777777" w:rsidR="00C82D0E" w:rsidRPr="009047F6" w:rsidRDefault="00C82D0E" w:rsidP="00C82D0E">
            <w:pPr>
              <w:jc w:val="right"/>
              <w:rPr>
                <w:sz w:val="20"/>
                <w:lang w:val="en-US" w:eastAsia="zh-CN" w:bidi="hi-IN"/>
              </w:rPr>
            </w:pPr>
            <w:r>
              <w:rPr>
                <w:sz w:val="20"/>
                <w:lang w:val="en-US" w:eastAsia="zh-CN" w:bidi="hi-IN"/>
              </w:rPr>
              <w:t>2.000.000</w:t>
            </w:r>
          </w:p>
        </w:tc>
        <w:tc>
          <w:tcPr>
            <w:tcW w:w="1205" w:type="dxa"/>
            <w:shd w:val="clear" w:color="auto" w:fill="FBD4B4" w:themeFill="accent6" w:themeFillTint="66"/>
          </w:tcPr>
          <w:p w14:paraId="6C84E673" w14:textId="77777777" w:rsidR="00C82D0E" w:rsidRPr="009047F6" w:rsidRDefault="00C82D0E" w:rsidP="00C82D0E">
            <w:pPr>
              <w:jc w:val="right"/>
              <w:rPr>
                <w:sz w:val="20"/>
                <w:lang w:val="en-US" w:eastAsia="zh-CN" w:bidi="hi-IN"/>
              </w:rPr>
            </w:pPr>
            <w:r>
              <w:rPr>
                <w:sz w:val="20"/>
                <w:lang w:val="en-US" w:eastAsia="zh-CN" w:bidi="hi-IN"/>
              </w:rPr>
              <w:t>9.074</w:t>
            </w:r>
          </w:p>
        </w:tc>
        <w:tc>
          <w:tcPr>
            <w:tcW w:w="1038" w:type="dxa"/>
            <w:shd w:val="clear" w:color="auto" w:fill="FBD4B4" w:themeFill="accent6" w:themeFillTint="66"/>
          </w:tcPr>
          <w:p w14:paraId="4189AB2F" w14:textId="77777777" w:rsidR="00C82D0E" w:rsidRPr="009047F6" w:rsidRDefault="00C82D0E" w:rsidP="00C82D0E">
            <w:pPr>
              <w:jc w:val="right"/>
              <w:rPr>
                <w:sz w:val="20"/>
                <w:lang w:val="en-US" w:eastAsia="zh-CN" w:bidi="hi-IN"/>
              </w:rPr>
            </w:pPr>
            <w:r>
              <w:rPr>
                <w:sz w:val="20"/>
                <w:lang w:val="en-US" w:eastAsia="zh-CN" w:bidi="hi-IN"/>
              </w:rPr>
              <w:t>29,8</w:t>
            </w:r>
          </w:p>
        </w:tc>
        <w:tc>
          <w:tcPr>
            <w:tcW w:w="1038" w:type="dxa"/>
            <w:shd w:val="clear" w:color="auto" w:fill="FBD4B4" w:themeFill="accent6" w:themeFillTint="66"/>
          </w:tcPr>
          <w:p w14:paraId="59790902" w14:textId="77777777" w:rsidR="00C82D0E" w:rsidRPr="009047F6" w:rsidRDefault="00C82D0E" w:rsidP="00C82D0E">
            <w:pPr>
              <w:jc w:val="right"/>
              <w:rPr>
                <w:sz w:val="20"/>
                <w:lang w:val="en-US" w:eastAsia="zh-CN" w:bidi="hi-IN"/>
              </w:rPr>
            </w:pPr>
            <w:r>
              <w:rPr>
                <w:sz w:val="20"/>
                <w:lang w:val="en-US" w:eastAsia="zh-CN" w:bidi="hi-IN"/>
              </w:rPr>
              <w:t>34,4</w:t>
            </w:r>
          </w:p>
        </w:tc>
        <w:tc>
          <w:tcPr>
            <w:tcW w:w="1038" w:type="dxa"/>
            <w:shd w:val="clear" w:color="auto" w:fill="FBD4B4" w:themeFill="accent6" w:themeFillTint="66"/>
          </w:tcPr>
          <w:p w14:paraId="135B70E3" w14:textId="77777777" w:rsidR="00C82D0E" w:rsidRPr="009047F6" w:rsidRDefault="00C82D0E" w:rsidP="00C82D0E">
            <w:pPr>
              <w:jc w:val="right"/>
              <w:rPr>
                <w:sz w:val="20"/>
                <w:lang w:val="en-US" w:eastAsia="zh-CN" w:bidi="hi-IN"/>
              </w:rPr>
            </w:pPr>
            <w:r>
              <w:rPr>
                <w:sz w:val="20"/>
                <w:lang w:val="en-US" w:eastAsia="zh-CN" w:bidi="hi-IN"/>
              </w:rPr>
              <w:t>5.004</w:t>
            </w:r>
          </w:p>
        </w:tc>
        <w:tc>
          <w:tcPr>
            <w:tcW w:w="1038" w:type="dxa"/>
            <w:shd w:val="clear" w:color="auto" w:fill="FBD4B4" w:themeFill="accent6" w:themeFillTint="66"/>
          </w:tcPr>
          <w:p w14:paraId="3606822B" w14:textId="77777777" w:rsidR="00C82D0E" w:rsidRPr="009047F6" w:rsidRDefault="00C82D0E" w:rsidP="00C82D0E">
            <w:pPr>
              <w:jc w:val="right"/>
              <w:rPr>
                <w:sz w:val="20"/>
                <w:lang w:val="en-US" w:eastAsia="zh-CN" w:bidi="hi-IN"/>
              </w:rPr>
            </w:pPr>
            <w:r>
              <w:rPr>
                <w:sz w:val="20"/>
                <w:lang w:val="en-US" w:eastAsia="zh-CN" w:bidi="hi-IN"/>
              </w:rPr>
              <w:t>18</w:t>
            </w:r>
          </w:p>
        </w:tc>
        <w:tc>
          <w:tcPr>
            <w:tcW w:w="1038" w:type="dxa"/>
            <w:shd w:val="clear" w:color="auto" w:fill="FBD4B4" w:themeFill="accent6" w:themeFillTint="66"/>
          </w:tcPr>
          <w:p w14:paraId="32BC6CF6" w14:textId="77777777" w:rsidR="00C82D0E" w:rsidRPr="009047F6" w:rsidRDefault="00C82D0E" w:rsidP="00C82D0E">
            <w:pPr>
              <w:jc w:val="right"/>
              <w:rPr>
                <w:sz w:val="20"/>
                <w:lang w:val="en-US" w:eastAsia="zh-CN" w:bidi="hi-IN"/>
              </w:rPr>
            </w:pPr>
            <w:r>
              <w:rPr>
                <w:sz w:val="20"/>
                <w:lang w:val="en-US" w:eastAsia="zh-CN" w:bidi="hi-IN"/>
              </w:rPr>
              <w:t>5.113</w:t>
            </w:r>
          </w:p>
        </w:tc>
        <w:tc>
          <w:tcPr>
            <w:tcW w:w="1038" w:type="dxa"/>
            <w:shd w:val="clear" w:color="auto" w:fill="FBD4B4" w:themeFill="accent6" w:themeFillTint="66"/>
          </w:tcPr>
          <w:p w14:paraId="01ACDBD5" w14:textId="77777777" w:rsidR="00C82D0E" w:rsidRPr="009047F6" w:rsidRDefault="00C82D0E" w:rsidP="00C82D0E">
            <w:pPr>
              <w:jc w:val="right"/>
              <w:rPr>
                <w:sz w:val="20"/>
                <w:lang w:val="en-US" w:eastAsia="zh-CN" w:bidi="hi-IN"/>
              </w:rPr>
            </w:pPr>
            <w:r>
              <w:rPr>
                <w:sz w:val="20"/>
                <w:lang w:val="en-US" w:eastAsia="zh-CN" w:bidi="hi-IN"/>
              </w:rPr>
              <w:t>21</w:t>
            </w:r>
          </w:p>
        </w:tc>
        <w:tc>
          <w:tcPr>
            <w:tcW w:w="1066" w:type="dxa"/>
            <w:shd w:val="clear" w:color="auto" w:fill="FBD4B4" w:themeFill="accent6" w:themeFillTint="66"/>
          </w:tcPr>
          <w:p w14:paraId="5F7A3246" w14:textId="77777777" w:rsidR="00C82D0E" w:rsidRPr="009047F6" w:rsidRDefault="00C82D0E" w:rsidP="00C82D0E">
            <w:pPr>
              <w:jc w:val="right"/>
              <w:rPr>
                <w:sz w:val="20"/>
                <w:lang w:val="en-US" w:eastAsia="zh-CN" w:bidi="hi-IN"/>
              </w:rPr>
            </w:pPr>
            <w:r>
              <w:rPr>
                <w:sz w:val="20"/>
                <w:lang w:val="en-US" w:eastAsia="zh-CN" w:bidi="hi-IN"/>
              </w:rPr>
              <w:t>190,87396</w:t>
            </w:r>
          </w:p>
        </w:tc>
      </w:tr>
      <w:tr w:rsidR="00C82D0E" w14:paraId="0933F086" w14:textId="77777777" w:rsidTr="00C82D0E">
        <w:trPr>
          <w:trHeight w:val="397"/>
        </w:trPr>
        <w:tc>
          <w:tcPr>
            <w:tcW w:w="583" w:type="dxa"/>
            <w:shd w:val="clear" w:color="auto" w:fill="FBD4B4" w:themeFill="accent6" w:themeFillTint="66"/>
          </w:tcPr>
          <w:p w14:paraId="683CBB5F" w14:textId="77777777" w:rsidR="00C82D0E" w:rsidRPr="009047F6" w:rsidRDefault="00C82D0E" w:rsidP="00C82D0E">
            <w:pPr>
              <w:jc w:val="right"/>
              <w:rPr>
                <w:sz w:val="20"/>
                <w:lang w:val="en-US" w:eastAsia="zh-CN" w:bidi="hi-IN"/>
              </w:rPr>
            </w:pPr>
            <w:r>
              <w:rPr>
                <w:sz w:val="20"/>
                <w:lang w:val="en-US" w:eastAsia="zh-CN" w:bidi="hi-IN"/>
              </w:rPr>
              <w:t>6</w:t>
            </w:r>
          </w:p>
        </w:tc>
        <w:tc>
          <w:tcPr>
            <w:tcW w:w="928" w:type="dxa"/>
            <w:shd w:val="clear" w:color="auto" w:fill="FBD4B4" w:themeFill="accent6" w:themeFillTint="66"/>
          </w:tcPr>
          <w:p w14:paraId="7CED2D36" w14:textId="77777777" w:rsidR="00C82D0E" w:rsidRPr="009047F6" w:rsidRDefault="00C82D0E" w:rsidP="00C82D0E">
            <w:pPr>
              <w:jc w:val="right"/>
              <w:rPr>
                <w:sz w:val="20"/>
                <w:lang w:val="en-US" w:eastAsia="zh-CN" w:bidi="hi-IN"/>
              </w:rPr>
            </w:pPr>
            <w:r>
              <w:rPr>
                <w:sz w:val="20"/>
                <w:lang w:val="en-US" w:eastAsia="zh-CN" w:bidi="hi-IN"/>
              </w:rPr>
              <w:t>35 - 2</w:t>
            </w:r>
          </w:p>
        </w:tc>
        <w:tc>
          <w:tcPr>
            <w:tcW w:w="1016" w:type="dxa"/>
            <w:shd w:val="clear" w:color="auto" w:fill="FBD4B4" w:themeFill="accent6" w:themeFillTint="66"/>
          </w:tcPr>
          <w:p w14:paraId="31EC5A91" w14:textId="77777777" w:rsidR="00C82D0E" w:rsidRPr="009047F6" w:rsidRDefault="00C82D0E" w:rsidP="00C82D0E">
            <w:pPr>
              <w:jc w:val="right"/>
              <w:rPr>
                <w:sz w:val="20"/>
                <w:lang w:val="en-US" w:eastAsia="zh-CN" w:bidi="hi-IN"/>
              </w:rPr>
            </w:pPr>
            <w:r>
              <w:rPr>
                <w:sz w:val="20"/>
                <w:lang w:val="en-US" w:eastAsia="zh-CN" w:bidi="hi-IN"/>
              </w:rPr>
              <w:t>2.000.000</w:t>
            </w:r>
          </w:p>
        </w:tc>
        <w:tc>
          <w:tcPr>
            <w:tcW w:w="1205" w:type="dxa"/>
            <w:shd w:val="clear" w:color="auto" w:fill="FBD4B4" w:themeFill="accent6" w:themeFillTint="66"/>
          </w:tcPr>
          <w:p w14:paraId="535B4085" w14:textId="77777777" w:rsidR="00C82D0E" w:rsidRPr="009047F6" w:rsidRDefault="00C82D0E" w:rsidP="00C82D0E">
            <w:pPr>
              <w:jc w:val="right"/>
              <w:rPr>
                <w:sz w:val="20"/>
                <w:lang w:val="en-US" w:eastAsia="zh-CN" w:bidi="hi-IN"/>
              </w:rPr>
            </w:pPr>
            <w:r>
              <w:rPr>
                <w:sz w:val="20"/>
                <w:lang w:val="en-US" w:eastAsia="zh-CN" w:bidi="hi-IN"/>
              </w:rPr>
              <w:t>8.440</w:t>
            </w:r>
          </w:p>
        </w:tc>
        <w:tc>
          <w:tcPr>
            <w:tcW w:w="1038" w:type="dxa"/>
            <w:shd w:val="clear" w:color="auto" w:fill="FBD4B4" w:themeFill="accent6" w:themeFillTint="66"/>
          </w:tcPr>
          <w:p w14:paraId="6EC711F8" w14:textId="77777777" w:rsidR="00C82D0E" w:rsidRPr="009047F6" w:rsidRDefault="00C82D0E" w:rsidP="00C82D0E">
            <w:pPr>
              <w:jc w:val="right"/>
              <w:rPr>
                <w:sz w:val="20"/>
                <w:lang w:val="en-US" w:eastAsia="zh-CN" w:bidi="hi-IN"/>
              </w:rPr>
            </w:pPr>
            <w:r>
              <w:rPr>
                <w:sz w:val="20"/>
                <w:lang w:val="en-US" w:eastAsia="zh-CN" w:bidi="hi-IN"/>
              </w:rPr>
              <w:t>28,85</w:t>
            </w:r>
          </w:p>
        </w:tc>
        <w:tc>
          <w:tcPr>
            <w:tcW w:w="1038" w:type="dxa"/>
            <w:shd w:val="clear" w:color="auto" w:fill="FBD4B4" w:themeFill="accent6" w:themeFillTint="66"/>
          </w:tcPr>
          <w:p w14:paraId="66094742" w14:textId="77777777" w:rsidR="00C82D0E" w:rsidRPr="009047F6" w:rsidRDefault="00C82D0E" w:rsidP="00C82D0E">
            <w:pPr>
              <w:jc w:val="right"/>
              <w:rPr>
                <w:sz w:val="20"/>
                <w:lang w:val="en-US" w:eastAsia="zh-CN" w:bidi="hi-IN"/>
              </w:rPr>
            </w:pPr>
            <w:r>
              <w:rPr>
                <w:sz w:val="20"/>
                <w:lang w:val="en-US" w:eastAsia="zh-CN" w:bidi="hi-IN"/>
              </w:rPr>
              <w:t>31,53</w:t>
            </w:r>
          </w:p>
        </w:tc>
        <w:tc>
          <w:tcPr>
            <w:tcW w:w="1038" w:type="dxa"/>
            <w:shd w:val="clear" w:color="auto" w:fill="FBD4B4" w:themeFill="accent6" w:themeFillTint="66"/>
          </w:tcPr>
          <w:p w14:paraId="0CFFAC09" w14:textId="77777777" w:rsidR="00C82D0E" w:rsidRPr="009047F6" w:rsidRDefault="00C82D0E" w:rsidP="00C82D0E">
            <w:pPr>
              <w:jc w:val="right"/>
              <w:rPr>
                <w:sz w:val="20"/>
                <w:lang w:val="en-US" w:eastAsia="zh-CN" w:bidi="hi-IN"/>
              </w:rPr>
            </w:pPr>
            <w:r>
              <w:rPr>
                <w:sz w:val="20"/>
                <w:lang w:val="en-US" w:eastAsia="zh-CN" w:bidi="hi-IN"/>
              </w:rPr>
              <w:t>1.651</w:t>
            </w:r>
          </w:p>
        </w:tc>
        <w:tc>
          <w:tcPr>
            <w:tcW w:w="1038" w:type="dxa"/>
            <w:shd w:val="clear" w:color="auto" w:fill="FBD4B4" w:themeFill="accent6" w:themeFillTint="66"/>
          </w:tcPr>
          <w:p w14:paraId="47778ED0" w14:textId="77777777" w:rsidR="00C82D0E" w:rsidRPr="009047F6" w:rsidRDefault="00C82D0E" w:rsidP="00C82D0E">
            <w:pPr>
              <w:jc w:val="right"/>
              <w:rPr>
                <w:sz w:val="20"/>
                <w:lang w:val="en-US" w:eastAsia="zh-CN" w:bidi="hi-IN"/>
              </w:rPr>
            </w:pPr>
            <w:r>
              <w:rPr>
                <w:sz w:val="20"/>
                <w:lang w:val="en-US" w:eastAsia="zh-CN" w:bidi="hi-IN"/>
              </w:rPr>
              <w:t>14</w:t>
            </w:r>
          </w:p>
        </w:tc>
        <w:tc>
          <w:tcPr>
            <w:tcW w:w="1038" w:type="dxa"/>
            <w:shd w:val="clear" w:color="auto" w:fill="FBD4B4" w:themeFill="accent6" w:themeFillTint="66"/>
          </w:tcPr>
          <w:p w14:paraId="50AEAE95" w14:textId="77777777" w:rsidR="00C82D0E" w:rsidRPr="009047F6" w:rsidRDefault="00C82D0E" w:rsidP="00C82D0E">
            <w:pPr>
              <w:jc w:val="right"/>
              <w:rPr>
                <w:sz w:val="20"/>
                <w:lang w:val="en-US" w:eastAsia="zh-CN" w:bidi="hi-IN"/>
              </w:rPr>
            </w:pPr>
            <w:r>
              <w:rPr>
                <w:sz w:val="20"/>
                <w:lang w:val="en-US" w:eastAsia="zh-CN" w:bidi="hi-IN"/>
              </w:rPr>
              <w:t>1.691</w:t>
            </w:r>
          </w:p>
        </w:tc>
        <w:tc>
          <w:tcPr>
            <w:tcW w:w="1038" w:type="dxa"/>
            <w:shd w:val="clear" w:color="auto" w:fill="FBD4B4" w:themeFill="accent6" w:themeFillTint="66"/>
          </w:tcPr>
          <w:p w14:paraId="586C6EFB" w14:textId="77777777" w:rsidR="00C82D0E" w:rsidRPr="009047F6" w:rsidRDefault="00C82D0E" w:rsidP="00C82D0E">
            <w:pPr>
              <w:jc w:val="right"/>
              <w:rPr>
                <w:sz w:val="20"/>
                <w:lang w:val="en-US" w:eastAsia="zh-CN" w:bidi="hi-IN"/>
              </w:rPr>
            </w:pPr>
            <w:r>
              <w:rPr>
                <w:sz w:val="20"/>
                <w:lang w:val="en-US" w:eastAsia="zh-CN" w:bidi="hi-IN"/>
              </w:rPr>
              <w:t>16</w:t>
            </w:r>
          </w:p>
        </w:tc>
        <w:tc>
          <w:tcPr>
            <w:tcW w:w="1066" w:type="dxa"/>
            <w:shd w:val="clear" w:color="auto" w:fill="FBD4B4" w:themeFill="accent6" w:themeFillTint="66"/>
          </w:tcPr>
          <w:p w14:paraId="52EA7FC1" w14:textId="77777777" w:rsidR="00C82D0E" w:rsidRPr="009047F6" w:rsidRDefault="00C82D0E" w:rsidP="00C82D0E">
            <w:pPr>
              <w:rPr>
                <w:sz w:val="20"/>
                <w:lang w:val="en-US" w:eastAsia="zh-CN" w:bidi="hi-IN"/>
              </w:rPr>
            </w:pPr>
            <w:r>
              <w:rPr>
                <w:sz w:val="20"/>
                <w:lang w:val="en-US" w:eastAsia="zh-CN" w:bidi="hi-IN"/>
              </w:rPr>
              <w:t>195,43104</w:t>
            </w:r>
          </w:p>
        </w:tc>
      </w:tr>
      <w:tr w:rsidR="00C82D0E" w14:paraId="7A67885F" w14:textId="77777777" w:rsidTr="00C82D0E">
        <w:trPr>
          <w:trHeight w:val="371"/>
        </w:trPr>
        <w:tc>
          <w:tcPr>
            <w:tcW w:w="583" w:type="dxa"/>
            <w:shd w:val="clear" w:color="auto" w:fill="FBD4B4" w:themeFill="accent6" w:themeFillTint="66"/>
          </w:tcPr>
          <w:p w14:paraId="289EFD41" w14:textId="77777777" w:rsidR="00C82D0E" w:rsidRPr="009047F6" w:rsidRDefault="00C82D0E" w:rsidP="00C82D0E">
            <w:pPr>
              <w:jc w:val="right"/>
              <w:rPr>
                <w:sz w:val="20"/>
                <w:lang w:val="en-US" w:eastAsia="zh-CN" w:bidi="hi-IN"/>
              </w:rPr>
            </w:pPr>
            <w:r>
              <w:rPr>
                <w:sz w:val="20"/>
                <w:lang w:val="en-US" w:eastAsia="zh-CN" w:bidi="hi-IN"/>
              </w:rPr>
              <w:t>10</w:t>
            </w:r>
          </w:p>
        </w:tc>
        <w:tc>
          <w:tcPr>
            <w:tcW w:w="928" w:type="dxa"/>
            <w:shd w:val="clear" w:color="auto" w:fill="FBD4B4" w:themeFill="accent6" w:themeFillTint="66"/>
          </w:tcPr>
          <w:p w14:paraId="76665F68" w14:textId="77777777" w:rsidR="00C82D0E" w:rsidRPr="009047F6" w:rsidRDefault="00C82D0E" w:rsidP="00C82D0E">
            <w:pPr>
              <w:jc w:val="right"/>
              <w:rPr>
                <w:sz w:val="20"/>
                <w:lang w:val="en-US" w:eastAsia="zh-CN" w:bidi="hi-IN"/>
              </w:rPr>
            </w:pPr>
            <w:r>
              <w:rPr>
                <w:sz w:val="20"/>
                <w:lang w:val="en-US" w:eastAsia="zh-CN" w:bidi="hi-IN"/>
              </w:rPr>
              <w:t>35 - 2</w:t>
            </w:r>
          </w:p>
        </w:tc>
        <w:tc>
          <w:tcPr>
            <w:tcW w:w="1016" w:type="dxa"/>
            <w:shd w:val="clear" w:color="auto" w:fill="FBD4B4" w:themeFill="accent6" w:themeFillTint="66"/>
          </w:tcPr>
          <w:p w14:paraId="50670CD8" w14:textId="77777777" w:rsidR="00C82D0E" w:rsidRPr="009047F6" w:rsidRDefault="00C82D0E" w:rsidP="00C82D0E">
            <w:pPr>
              <w:jc w:val="right"/>
              <w:rPr>
                <w:sz w:val="20"/>
                <w:lang w:val="en-US" w:eastAsia="zh-CN" w:bidi="hi-IN"/>
              </w:rPr>
            </w:pPr>
            <w:r>
              <w:rPr>
                <w:sz w:val="20"/>
                <w:lang w:val="en-US" w:eastAsia="zh-CN" w:bidi="hi-IN"/>
              </w:rPr>
              <w:t>2.000.000</w:t>
            </w:r>
          </w:p>
        </w:tc>
        <w:tc>
          <w:tcPr>
            <w:tcW w:w="1205" w:type="dxa"/>
            <w:shd w:val="clear" w:color="auto" w:fill="FBD4B4" w:themeFill="accent6" w:themeFillTint="66"/>
          </w:tcPr>
          <w:p w14:paraId="1C64A23F" w14:textId="77777777" w:rsidR="00C82D0E" w:rsidRPr="009047F6" w:rsidRDefault="00C82D0E" w:rsidP="00C82D0E">
            <w:pPr>
              <w:jc w:val="right"/>
              <w:rPr>
                <w:sz w:val="20"/>
                <w:lang w:val="en-US" w:eastAsia="zh-CN" w:bidi="hi-IN"/>
              </w:rPr>
            </w:pPr>
            <w:r>
              <w:rPr>
                <w:sz w:val="20"/>
                <w:lang w:val="en-US" w:eastAsia="zh-CN" w:bidi="hi-IN"/>
              </w:rPr>
              <w:t>8.047</w:t>
            </w:r>
          </w:p>
        </w:tc>
        <w:tc>
          <w:tcPr>
            <w:tcW w:w="1038" w:type="dxa"/>
            <w:shd w:val="clear" w:color="auto" w:fill="FBD4B4" w:themeFill="accent6" w:themeFillTint="66"/>
          </w:tcPr>
          <w:p w14:paraId="5BB11451" w14:textId="77777777" w:rsidR="00C82D0E" w:rsidRPr="009047F6" w:rsidRDefault="00C82D0E" w:rsidP="00C82D0E">
            <w:pPr>
              <w:jc w:val="right"/>
              <w:rPr>
                <w:sz w:val="20"/>
                <w:lang w:val="en-US" w:eastAsia="zh-CN" w:bidi="hi-IN"/>
              </w:rPr>
            </w:pPr>
            <w:r>
              <w:rPr>
                <w:sz w:val="20"/>
                <w:lang w:val="en-US" w:eastAsia="zh-CN" w:bidi="hi-IN"/>
              </w:rPr>
              <w:t>28,8</w:t>
            </w:r>
          </w:p>
        </w:tc>
        <w:tc>
          <w:tcPr>
            <w:tcW w:w="1038" w:type="dxa"/>
            <w:shd w:val="clear" w:color="auto" w:fill="FBD4B4" w:themeFill="accent6" w:themeFillTint="66"/>
          </w:tcPr>
          <w:p w14:paraId="33654191" w14:textId="77777777" w:rsidR="00C82D0E" w:rsidRPr="009047F6" w:rsidRDefault="00C82D0E" w:rsidP="00C82D0E">
            <w:pPr>
              <w:jc w:val="right"/>
              <w:rPr>
                <w:sz w:val="20"/>
                <w:lang w:val="en-US" w:eastAsia="zh-CN" w:bidi="hi-IN"/>
              </w:rPr>
            </w:pPr>
            <w:r>
              <w:rPr>
                <w:sz w:val="20"/>
                <w:lang w:val="en-US" w:eastAsia="zh-CN" w:bidi="hi-IN"/>
              </w:rPr>
              <w:t>31,4</w:t>
            </w:r>
          </w:p>
        </w:tc>
        <w:tc>
          <w:tcPr>
            <w:tcW w:w="1038" w:type="dxa"/>
            <w:shd w:val="clear" w:color="auto" w:fill="FBD4B4" w:themeFill="accent6" w:themeFillTint="66"/>
          </w:tcPr>
          <w:p w14:paraId="4E911EDB" w14:textId="77777777" w:rsidR="00C82D0E" w:rsidRPr="009047F6" w:rsidRDefault="00C82D0E" w:rsidP="00C82D0E">
            <w:pPr>
              <w:jc w:val="right"/>
              <w:rPr>
                <w:sz w:val="20"/>
                <w:lang w:val="en-US" w:eastAsia="zh-CN" w:bidi="hi-IN"/>
              </w:rPr>
            </w:pPr>
            <w:r>
              <w:rPr>
                <w:sz w:val="20"/>
                <w:lang w:val="en-US" w:eastAsia="zh-CN" w:bidi="hi-IN"/>
              </w:rPr>
              <w:t>1.422</w:t>
            </w:r>
          </w:p>
        </w:tc>
        <w:tc>
          <w:tcPr>
            <w:tcW w:w="1038" w:type="dxa"/>
            <w:shd w:val="clear" w:color="auto" w:fill="FBD4B4" w:themeFill="accent6" w:themeFillTint="66"/>
          </w:tcPr>
          <w:p w14:paraId="3059A6D4" w14:textId="77777777" w:rsidR="00C82D0E" w:rsidRPr="009047F6" w:rsidRDefault="00C82D0E" w:rsidP="00C82D0E">
            <w:pPr>
              <w:jc w:val="right"/>
              <w:rPr>
                <w:sz w:val="20"/>
                <w:lang w:val="en-US" w:eastAsia="zh-CN" w:bidi="hi-IN"/>
              </w:rPr>
            </w:pPr>
            <w:r>
              <w:rPr>
                <w:sz w:val="20"/>
                <w:lang w:val="en-US" w:eastAsia="zh-CN" w:bidi="hi-IN"/>
              </w:rPr>
              <w:t>18</w:t>
            </w:r>
          </w:p>
        </w:tc>
        <w:tc>
          <w:tcPr>
            <w:tcW w:w="1038" w:type="dxa"/>
            <w:shd w:val="clear" w:color="auto" w:fill="FBD4B4" w:themeFill="accent6" w:themeFillTint="66"/>
          </w:tcPr>
          <w:p w14:paraId="7A61E2BC" w14:textId="77777777" w:rsidR="00C82D0E" w:rsidRPr="009047F6" w:rsidRDefault="00C82D0E" w:rsidP="00C82D0E">
            <w:pPr>
              <w:jc w:val="right"/>
              <w:rPr>
                <w:sz w:val="20"/>
                <w:lang w:val="en-US" w:eastAsia="zh-CN" w:bidi="hi-IN"/>
              </w:rPr>
            </w:pPr>
            <w:r>
              <w:rPr>
                <w:sz w:val="20"/>
                <w:lang w:val="en-US" w:eastAsia="zh-CN" w:bidi="hi-IN"/>
              </w:rPr>
              <w:t>1.531</w:t>
            </w:r>
          </w:p>
        </w:tc>
        <w:tc>
          <w:tcPr>
            <w:tcW w:w="1038" w:type="dxa"/>
            <w:shd w:val="clear" w:color="auto" w:fill="FBD4B4" w:themeFill="accent6" w:themeFillTint="66"/>
          </w:tcPr>
          <w:p w14:paraId="184450B1" w14:textId="77777777" w:rsidR="00C82D0E" w:rsidRPr="009047F6" w:rsidRDefault="00C82D0E" w:rsidP="00C82D0E">
            <w:pPr>
              <w:jc w:val="right"/>
              <w:rPr>
                <w:sz w:val="20"/>
                <w:lang w:val="en-US" w:eastAsia="zh-CN" w:bidi="hi-IN"/>
              </w:rPr>
            </w:pPr>
            <w:r>
              <w:rPr>
                <w:sz w:val="20"/>
                <w:lang w:val="en-US" w:eastAsia="zh-CN" w:bidi="hi-IN"/>
              </w:rPr>
              <w:t>21</w:t>
            </w:r>
          </w:p>
        </w:tc>
        <w:tc>
          <w:tcPr>
            <w:tcW w:w="1066" w:type="dxa"/>
            <w:shd w:val="clear" w:color="auto" w:fill="FBD4B4" w:themeFill="accent6" w:themeFillTint="66"/>
          </w:tcPr>
          <w:p w14:paraId="0FD85CA9" w14:textId="43260A0F" w:rsidR="00C82D0E" w:rsidRPr="009047F6" w:rsidRDefault="00C82D0E" w:rsidP="00C82D0E">
            <w:pPr>
              <w:jc w:val="right"/>
              <w:rPr>
                <w:sz w:val="20"/>
                <w:lang w:val="en-US" w:eastAsia="zh-CN" w:bidi="hi-IN"/>
              </w:rPr>
            </w:pPr>
            <w:r>
              <w:rPr>
                <w:sz w:val="20"/>
                <w:lang w:val="en-US" w:eastAsia="zh-CN" w:bidi="hi-IN"/>
              </w:rPr>
              <w:t>195,28309</w:t>
            </w:r>
          </w:p>
        </w:tc>
      </w:tr>
    </w:tbl>
    <w:p w14:paraId="7188AA53" w14:textId="2218E4F1" w:rsidR="009047F6" w:rsidRDefault="00E632C8" w:rsidP="00E632C8">
      <w:pPr>
        <w:ind w:left="1712"/>
        <w:rPr>
          <w:sz w:val="22"/>
          <w:lang w:val="en-US" w:eastAsia="zh-CN" w:bidi="hi-IN"/>
        </w:rPr>
      </w:pPr>
      <w:r>
        <w:rPr>
          <w:sz w:val="22"/>
          <w:lang w:val="en-US" w:eastAsia="zh-CN" w:bidi="hi-IN"/>
        </w:rPr>
        <w:t>In this table are gathered the most relevant results from the analysis sheet, cleaned from all not necessary columns and details.</w:t>
      </w:r>
    </w:p>
    <w:p w14:paraId="3013C94B" w14:textId="77777777" w:rsidR="00C82D0E" w:rsidRDefault="00C82D0E" w:rsidP="00E632C8">
      <w:pPr>
        <w:ind w:left="1712"/>
        <w:rPr>
          <w:lang w:val="en-US" w:eastAsia="zh-CN" w:bidi="hi-IN"/>
        </w:rPr>
      </w:pPr>
    </w:p>
    <w:p w14:paraId="643B70FC" w14:textId="784D3E59" w:rsidR="00C82D0E" w:rsidRPr="00C82D0E" w:rsidRDefault="00C82D0E" w:rsidP="00C82D0E">
      <w:pPr>
        <w:ind w:left="1712"/>
        <w:rPr>
          <w:sz w:val="22"/>
          <w:lang w:val="en-US" w:eastAsia="zh-CN" w:bidi="hi-IN"/>
        </w:rPr>
      </w:pPr>
      <w:r>
        <w:rPr>
          <w:sz w:val="22"/>
          <w:lang w:val="en-US" w:eastAsia="zh-CN" w:bidi="hi-IN"/>
        </w:rPr>
        <w:t xml:space="preserve">All of those tests have been performed with a 50 – 50 </w:t>
      </w:r>
      <w:r w:rsidR="007D5AE5">
        <w:rPr>
          <w:sz w:val="22"/>
          <w:lang w:val="en-US" w:eastAsia="zh-CN" w:bidi="hi-IN"/>
        </w:rPr>
        <w:t>workload</w:t>
      </w:r>
      <w:r>
        <w:rPr>
          <w:sz w:val="22"/>
          <w:lang w:val="en-US" w:eastAsia="zh-CN" w:bidi="hi-IN"/>
        </w:rPr>
        <w:t xml:space="preserve">, that means that half of the operation were </w:t>
      </w:r>
      <w:r>
        <w:rPr>
          <w:i/>
          <w:sz w:val="22"/>
          <w:lang w:val="en-US" w:eastAsia="zh-CN" w:bidi="hi-IN"/>
        </w:rPr>
        <w:t xml:space="preserve">put </w:t>
      </w:r>
      <w:r>
        <w:rPr>
          <w:sz w:val="22"/>
          <w:lang w:val="en-US" w:eastAsia="zh-CN" w:bidi="hi-IN"/>
        </w:rPr>
        <w:t xml:space="preserve">operations and the other half </w:t>
      </w:r>
      <w:r>
        <w:rPr>
          <w:i/>
          <w:sz w:val="22"/>
          <w:lang w:val="en-US" w:eastAsia="zh-CN" w:bidi="hi-IN"/>
        </w:rPr>
        <w:t xml:space="preserve">get </w:t>
      </w:r>
      <w:r>
        <w:rPr>
          <w:sz w:val="22"/>
          <w:lang w:val="en-US" w:eastAsia="zh-CN" w:bidi="hi-IN"/>
        </w:rPr>
        <w:t>operations</w:t>
      </w:r>
      <w:r w:rsidR="00541505">
        <w:rPr>
          <w:sz w:val="22"/>
          <w:lang w:val="en-US" w:eastAsia="zh-CN" w:bidi="hi-IN"/>
        </w:rPr>
        <w:t>, for example having 200.000 entries means that 400.000 operations have been performed during the test</w:t>
      </w:r>
      <w:r>
        <w:rPr>
          <w:sz w:val="22"/>
          <w:lang w:val="en-US" w:eastAsia="zh-CN" w:bidi="hi-IN"/>
        </w:rPr>
        <w:t>.</w:t>
      </w:r>
    </w:p>
    <w:p w14:paraId="3FF1B83E" w14:textId="4F51B0E5" w:rsidR="009047F6" w:rsidRDefault="00C82D0E" w:rsidP="00C82D0E">
      <w:pPr>
        <w:ind w:left="1712"/>
        <w:rPr>
          <w:sz w:val="22"/>
          <w:lang w:val="en-US" w:eastAsia="zh-CN" w:bidi="hi-IN"/>
        </w:rPr>
      </w:pPr>
      <w:r>
        <w:rPr>
          <w:sz w:val="22"/>
          <w:lang w:val="en-US" w:eastAsia="zh-CN" w:bidi="hi-IN"/>
        </w:rPr>
        <w:t xml:space="preserve">As described in chapter 4.2 there are 3 different typologies of test. </w:t>
      </w:r>
      <w:r>
        <w:rPr>
          <w:i/>
          <w:sz w:val="22"/>
          <w:lang w:val="en-US" w:eastAsia="zh-CN" w:bidi="hi-IN"/>
        </w:rPr>
        <w:t xml:space="preserve">Test 1 </w:t>
      </w:r>
      <w:r w:rsidR="008A6A0F">
        <w:rPr>
          <w:sz w:val="22"/>
          <w:lang w:val="en-US" w:eastAsia="zh-CN" w:bidi="hi-IN"/>
        </w:rPr>
        <w:t xml:space="preserve">belongs to the </w:t>
      </w:r>
      <w:r w:rsidR="008A6A0F" w:rsidRPr="008A6A0F">
        <w:rPr>
          <w:i/>
          <w:sz w:val="22"/>
          <w:lang w:val="en-US" w:eastAsia="zh-CN" w:bidi="hi-IN"/>
        </w:rPr>
        <w:t>F</w:t>
      </w:r>
      <w:r w:rsidRPr="008A6A0F">
        <w:rPr>
          <w:i/>
          <w:sz w:val="22"/>
          <w:lang w:val="en-US" w:eastAsia="zh-CN" w:bidi="hi-IN"/>
        </w:rPr>
        <w:t>irst</w:t>
      </w:r>
      <w:r w:rsidR="008A6A0F" w:rsidRPr="008A6A0F">
        <w:rPr>
          <w:i/>
          <w:sz w:val="22"/>
          <w:lang w:val="en-US" w:eastAsia="zh-CN" w:bidi="hi-IN"/>
        </w:rPr>
        <w:t xml:space="preserve"> Type</w:t>
      </w:r>
      <w:r>
        <w:rPr>
          <w:sz w:val="22"/>
          <w:lang w:val="en-US" w:eastAsia="zh-CN" w:bidi="hi-IN"/>
        </w:rPr>
        <w:t xml:space="preserve"> and so it was just a functional test with a small load performed on a Mongo database with </w:t>
      </w:r>
      <w:r>
        <w:rPr>
          <w:b/>
          <w:sz w:val="22"/>
          <w:lang w:val="en-US" w:eastAsia="zh-CN" w:bidi="hi-IN"/>
        </w:rPr>
        <w:t xml:space="preserve">1 node. </w:t>
      </w:r>
      <w:r>
        <w:rPr>
          <w:sz w:val="22"/>
          <w:lang w:val="en-US" w:eastAsia="zh-CN" w:bidi="hi-IN"/>
        </w:rPr>
        <w:t xml:space="preserve">Even though it obtained a </w:t>
      </w:r>
      <w:r w:rsidR="00541505">
        <w:rPr>
          <w:i/>
          <w:sz w:val="22"/>
          <w:lang w:val="en-US" w:eastAsia="zh-CN" w:bidi="hi-IN"/>
        </w:rPr>
        <w:t xml:space="preserve">Max Put Time </w:t>
      </w:r>
      <w:r w:rsidR="00541505">
        <w:rPr>
          <w:sz w:val="22"/>
          <w:lang w:val="en-US" w:eastAsia="zh-CN" w:bidi="hi-IN"/>
        </w:rPr>
        <w:t xml:space="preserve">and a </w:t>
      </w:r>
      <w:r w:rsidR="00541505">
        <w:rPr>
          <w:i/>
          <w:sz w:val="22"/>
          <w:lang w:val="en-US" w:eastAsia="zh-CN" w:bidi="hi-IN"/>
        </w:rPr>
        <w:t>Max Get Time</w:t>
      </w:r>
      <w:r>
        <w:rPr>
          <w:i/>
          <w:sz w:val="22"/>
          <w:lang w:val="en-US" w:eastAsia="zh-CN" w:bidi="hi-IN"/>
        </w:rPr>
        <w:t xml:space="preserve"> </w:t>
      </w:r>
      <w:r>
        <w:rPr>
          <w:sz w:val="22"/>
          <w:lang w:val="en-US" w:eastAsia="zh-CN" w:bidi="hi-IN"/>
        </w:rPr>
        <w:t xml:space="preserve">of more than 10 seconds, </w:t>
      </w:r>
      <w:r w:rsidR="00541505">
        <w:rPr>
          <w:sz w:val="22"/>
          <w:lang w:val="en-US" w:eastAsia="zh-CN" w:bidi="hi-IN"/>
        </w:rPr>
        <w:t>some considerations should be taken in account:</w:t>
      </w:r>
    </w:p>
    <w:p w14:paraId="7CE66244" w14:textId="1E69A5A5" w:rsidR="00541505" w:rsidRPr="00541505" w:rsidRDefault="00541505" w:rsidP="00541505">
      <w:pPr>
        <w:pStyle w:val="Paragrafoelenco"/>
        <w:numPr>
          <w:ilvl w:val="0"/>
          <w:numId w:val="48"/>
        </w:numPr>
        <w:jc w:val="both"/>
        <w:rPr>
          <w:lang w:val="en-US" w:eastAsia="zh-CN" w:bidi="hi-IN"/>
        </w:rPr>
      </w:pPr>
      <w:r>
        <w:rPr>
          <w:sz w:val="22"/>
          <w:lang w:val="en-US" w:eastAsia="zh-CN" w:bidi="hi-IN"/>
        </w:rPr>
        <w:t xml:space="preserve">Each </w:t>
      </w:r>
      <w:r>
        <w:rPr>
          <w:i/>
          <w:sz w:val="22"/>
          <w:lang w:val="en-US" w:eastAsia="zh-CN" w:bidi="hi-IN"/>
        </w:rPr>
        <w:t>get</w:t>
      </w:r>
      <w:r>
        <w:rPr>
          <w:sz w:val="22"/>
          <w:lang w:val="en-US" w:eastAsia="zh-CN" w:bidi="hi-IN"/>
        </w:rPr>
        <w:t xml:space="preserve"> operation happen after a </w:t>
      </w:r>
      <w:r>
        <w:rPr>
          <w:i/>
          <w:sz w:val="22"/>
          <w:lang w:val="en-US" w:eastAsia="zh-CN" w:bidi="hi-IN"/>
        </w:rPr>
        <w:t>put</w:t>
      </w:r>
      <w:r>
        <w:rPr>
          <w:sz w:val="22"/>
          <w:lang w:val="en-US" w:eastAsia="zh-CN" w:bidi="hi-IN"/>
        </w:rPr>
        <w:t xml:space="preserve"> operation, so it’s reasonable to assume that </w:t>
      </w:r>
      <w:r>
        <w:rPr>
          <w:i/>
          <w:sz w:val="22"/>
          <w:lang w:val="en-US" w:eastAsia="zh-CN" w:bidi="hi-IN"/>
        </w:rPr>
        <w:t xml:space="preserve">Max Get Time </w:t>
      </w:r>
      <w:r>
        <w:rPr>
          <w:sz w:val="22"/>
          <w:lang w:val="en-US" w:eastAsia="zh-CN" w:bidi="hi-IN"/>
        </w:rPr>
        <w:t xml:space="preserve">of 10.907 ms is probably the result of </w:t>
      </w:r>
      <w:r>
        <w:rPr>
          <w:i/>
          <w:sz w:val="22"/>
          <w:lang w:val="en-US" w:eastAsia="zh-CN" w:bidi="hi-IN"/>
        </w:rPr>
        <w:t xml:space="preserve">Max Put Time </w:t>
      </w:r>
      <w:r>
        <w:rPr>
          <w:sz w:val="22"/>
          <w:lang w:val="en-US" w:eastAsia="zh-CN" w:bidi="hi-IN"/>
        </w:rPr>
        <w:t>+ 5 ms.</w:t>
      </w:r>
    </w:p>
    <w:p w14:paraId="26FB7C90" w14:textId="3E5B796B" w:rsidR="00A230ED" w:rsidRPr="00A230ED" w:rsidRDefault="00541505" w:rsidP="00A230ED">
      <w:pPr>
        <w:pStyle w:val="Paragrafoelenco"/>
        <w:numPr>
          <w:ilvl w:val="0"/>
          <w:numId w:val="48"/>
        </w:numPr>
        <w:jc w:val="both"/>
        <w:rPr>
          <w:lang w:val="en-US" w:eastAsia="zh-CN" w:bidi="hi-IN"/>
        </w:rPr>
      </w:pPr>
      <w:r>
        <w:rPr>
          <w:i/>
          <w:sz w:val="22"/>
          <w:lang w:val="en-US" w:eastAsia="zh-CN" w:bidi="hi-IN"/>
        </w:rPr>
        <w:t xml:space="preserve">Avg Put Time </w:t>
      </w:r>
      <w:r>
        <w:rPr>
          <w:sz w:val="22"/>
          <w:lang w:val="en-US" w:eastAsia="zh-CN" w:bidi="hi-IN"/>
        </w:rPr>
        <w:t xml:space="preserve">and </w:t>
      </w:r>
      <w:r>
        <w:rPr>
          <w:i/>
          <w:sz w:val="22"/>
          <w:lang w:val="en-US" w:eastAsia="zh-CN" w:bidi="hi-IN"/>
        </w:rPr>
        <w:t xml:space="preserve">Avg Get Time </w:t>
      </w:r>
      <w:r>
        <w:rPr>
          <w:sz w:val="22"/>
          <w:lang w:val="en-US" w:eastAsia="zh-CN" w:bidi="hi-IN"/>
        </w:rPr>
        <w:t xml:space="preserve">stay on a really low value, respectively 14 ms and 18 ms, that in first place satisfies the customer requisite of maximum 2 seconds to retrieve data from the database, and in second place means that since they are average values and they do not appear to be disturbed by </w:t>
      </w:r>
      <w:r>
        <w:rPr>
          <w:i/>
          <w:sz w:val="22"/>
          <w:lang w:val="en-US" w:eastAsia="zh-CN" w:bidi="hi-IN"/>
        </w:rPr>
        <w:t xml:space="preserve">Max Put/Get Time </w:t>
      </w:r>
      <w:r>
        <w:rPr>
          <w:sz w:val="22"/>
          <w:lang w:val="en-US" w:eastAsia="zh-CN" w:bidi="hi-IN"/>
        </w:rPr>
        <w:t>then those “bad” cases are just a very few of the amount of total operations.</w:t>
      </w:r>
    </w:p>
    <w:p w14:paraId="564DE57F" w14:textId="1E8B0A47" w:rsidR="00A230ED" w:rsidRDefault="00A230ED" w:rsidP="00A230ED">
      <w:pPr>
        <w:ind w:left="1701"/>
        <w:rPr>
          <w:sz w:val="22"/>
          <w:lang w:val="en-US" w:eastAsia="zh-CN" w:bidi="hi-IN"/>
        </w:rPr>
      </w:pPr>
      <w:r w:rsidRPr="00A230ED">
        <w:rPr>
          <w:i/>
          <w:sz w:val="22"/>
          <w:lang w:val="en-US" w:eastAsia="zh-CN" w:bidi="hi-IN"/>
        </w:rPr>
        <w:t xml:space="preserve">Test 4 </w:t>
      </w:r>
      <w:r w:rsidRPr="00A230ED">
        <w:rPr>
          <w:sz w:val="22"/>
          <w:lang w:val="en-US" w:eastAsia="zh-CN" w:bidi="hi-IN"/>
        </w:rPr>
        <w:t xml:space="preserve">and </w:t>
      </w:r>
      <w:r w:rsidRPr="00A230ED">
        <w:rPr>
          <w:i/>
          <w:sz w:val="22"/>
          <w:lang w:val="en-US" w:eastAsia="zh-CN" w:bidi="hi-IN"/>
        </w:rPr>
        <w:t xml:space="preserve">Test 6 </w:t>
      </w:r>
      <w:r w:rsidRPr="00A230ED">
        <w:rPr>
          <w:sz w:val="22"/>
          <w:lang w:val="en-US" w:eastAsia="zh-CN" w:bidi="hi-IN"/>
        </w:rPr>
        <w:t>belong</w:t>
      </w:r>
      <w:r w:rsidR="007D5AE5">
        <w:rPr>
          <w:sz w:val="22"/>
          <w:lang w:val="en-US" w:eastAsia="zh-CN" w:bidi="hi-IN"/>
        </w:rPr>
        <w:t xml:space="preserve"> to the </w:t>
      </w:r>
      <w:r w:rsidR="008A6A0F" w:rsidRPr="008A6A0F">
        <w:rPr>
          <w:i/>
          <w:sz w:val="22"/>
          <w:lang w:val="en-US" w:eastAsia="zh-CN" w:bidi="hi-IN"/>
        </w:rPr>
        <w:t>S</w:t>
      </w:r>
      <w:r w:rsidR="007D5AE5" w:rsidRPr="008A6A0F">
        <w:rPr>
          <w:i/>
          <w:sz w:val="22"/>
          <w:lang w:val="en-US" w:eastAsia="zh-CN" w:bidi="hi-IN"/>
        </w:rPr>
        <w:t xml:space="preserve">econd </w:t>
      </w:r>
      <w:r w:rsidR="008A6A0F" w:rsidRPr="008A6A0F">
        <w:rPr>
          <w:i/>
          <w:sz w:val="22"/>
          <w:lang w:val="en-US" w:eastAsia="zh-CN" w:bidi="hi-IN"/>
        </w:rPr>
        <w:t>T</w:t>
      </w:r>
      <w:r w:rsidR="007D5AE5" w:rsidRPr="008A6A0F">
        <w:rPr>
          <w:i/>
          <w:sz w:val="22"/>
          <w:lang w:val="en-US" w:eastAsia="zh-CN" w:bidi="hi-IN"/>
        </w:rPr>
        <w:t>ype</w:t>
      </w:r>
      <w:r w:rsidR="007D5AE5">
        <w:rPr>
          <w:sz w:val="22"/>
          <w:lang w:val="en-US" w:eastAsia="zh-CN" w:bidi="hi-IN"/>
        </w:rPr>
        <w:t xml:space="preserve">, they are real stress tests performed with same settings with 2 million entries (4.000.000 operations in total) with all virtual machines available running in total 35 parallel threads. The only difference is that </w:t>
      </w:r>
      <w:r w:rsidR="007D5AE5">
        <w:rPr>
          <w:i/>
          <w:sz w:val="22"/>
          <w:lang w:val="en-US" w:eastAsia="zh-CN" w:bidi="hi-IN"/>
        </w:rPr>
        <w:t>Test 4</w:t>
      </w:r>
      <w:r w:rsidR="007D5AE5">
        <w:rPr>
          <w:sz w:val="22"/>
          <w:lang w:val="en-US" w:eastAsia="zh-CN" w:bidi="hi-IN"/>
        </w:rPr>
        <w:t xml:space="preserve"> performed on a Mongo database with </w:t>
      </w:r>
      <w:r w:rsidR="007D5AE5">
        <w:rPr>
          <w:b/>
          <w:sz w:val="22"/>
          <w:lang w:val="en-US" w:eastAsia="zh-CN" w:bidi="hi-IN"/>
        </w:rPr>
        <w:t xml:space="preserve">1 node </w:t>
      </w:r>
      <w:r w:rsidR="007D5AE5">
        <w:rPr>
          <w:sz w:val="22"/>
          <w:lang w:val="en-US" w:eastAsia="zh-CN" w:bidi="hi-IN"/>
        </w:rPr>
        <w:t xml:space="preserve">while </w:t>
      </w:r>
      <w:r w:rsidR="007D5AE5">
        <w:rPr>
          <w:i/>
          <w:sz w:val="22"/>
          <w:lang w:val="en-US" w:eastAsia="zh-CN" w:bidi="hi-IN"/>
        </w:rPr>
        <w:t>Test 6</w:t>
      </w:r>
      <w:r w:rsidR="007D5AE5">
        <w:rPr>
          <w:sz w:val="22"/>
          <w:lang w:val="en-US" w:eastAsia="zh-CN" w:bidi="hi-IN"/>
        </w:rPr>
        <w:t xml:space="preserve"> on a Mongo database with </w:t>
      </w:r>
      <w:r w:rsidR="007D5AE5">
        <w:rPr>
          <w:b/>
          <w:sz w:val="22"/>
          <w:lang w:val="en-US" w:eastAsia="zh-CN" w:bidi="hi-IN"/>
        </w:rPr>
        <w:t xml:space="preserve">2 nodes </w:t>
      </w:r>
      <w:r w:rsidR="007D5AE5">
        <w:rPr>
          <w:sz w:val="22"/>
          <w:lang w:val="en-US" w:eastAsia="zh-CN" w:bidi="hi-IN"/>
        </w:rPr>
        <w:t xml:space="preserve">and a </w:t>
      </w:r>
      <w:r w:rsidR="007D5AE5">
        <w:rPr>
          <w:i/>
          <w:sz w:val="22"/>
          <w:lang w:val="en-US" w:eastAsia="zh-CN" w:bidi="hi-IN"/>
        </w:rPr>
        <w:t xml:space="preserve">Shard Key </w:t>
      </w:r>
      <w:r w:rsidR="007D5AE5">
        <w:rPr>
          <w:sz w:val="22"/>
          <w:lang w:val="en-US" w:eastAsia="zh-CN" w:bidi="hi-IN"/>
        </w:rPr>
        <w:t xml:space="preserve">on the </w:t>
      </w:r>
      <w:r w:rsidR="007D5AE5">
        <w:rPr>
          <w:i/>
          <w:sz w:val="22"/>
          <w:lang w:val="en-US" w:eastAsia="zh-CN" w:bidi="hi-IN"/>
        </w:rPr>
        <w:t>_id</w:t>
      </w:r>
      <w:r w:rsidR="007D5AE5">
        <w:rPr>
          <w:sz w:val="22"/>
          <w:lang w:val="en-US" w:eastAsia="zh-CN" w:bidi="hi-IN"/>
        </w:rPr>
        <w:t xml:space="preserve"> field. </w:t>
      </w:r>
    </w:p>
    <w:p w14:paraId="3BA46698" w14:textId="55042718" w:rsidR="007D5AE5" w:rsidRDefault="007D5AE5" w:rsidP="00A230ED">
      <w:pPr>
        <w:ind w:left="1701"/>
        <w:rPr>
          <w:sz w:val="22"/>
          <w:lang w:val="en-US" w:eastAsia="zh-CN" w:bidi="hi-IN"/>
        </w:rPr>
      </w:pPr>
      <w:r>
        <w:rPr>
          <w:sz w:val="22"/>
          <w:lang w:val="en-US" w:eastAsia="zh-CN" w:bidi="hi-IN"/>
        </w:rPr>
        <w:lastRenderedPageBreak/>
        <w:t xml:space="preserve">Analyzing their results, it is possible to appreciate how Mongo </w:t>
      </w:r>
      <w:r>
        <w:rPr>
          <w:i/>
          <w:sz w:val="22"/>
          <w:lang w:val="en-US" w:eastAsia="zh-CN" w:bidi="hi-IN"/>
        </w:rPr>
        <w:t>scales</w:t>
      </w:r>
      <w:r>
        <w:rPr>
          <w:sz w:val="22"/>
          <w:lang w:val="en-US" w:eastAsia="zh-CN" w:bidi="hi-IN"/>
        </w:rPr>
        <w:t xml:space="preserve"> well horizontally by adding nodes to its configuration. In first place, </w:t>
      </w:r>
      <w:r>
        <w:rPr>
          <w:i/>
          <w:sz w:val="22"/>
          <w:lang w:val="en-US" w:eastAsia="zh-CN" w:bidi="hi-IN"/>
        </w:rPr>
        <w:t xml:space="preserve">Duration </w:t>
      </w:r>
      <w:r>
        <w:rPr>
          <w:sz w:val="22"/>
          <w:lang w:val="en-US" w:eastAsia="zh-CN" w:bidi="hi-IN"/>
        </w:rPr>
        <w:t xml:space="preserve">is a bit shorter and </w:t>
      </w:r>
      <w:r>
        <w:rPr>
          <w:i/>
          <w:sz w:val="22"/>
          <w:lang w:val="en-US" w:eastAsia="zh-CN" w:bidi="hi-IN"/>
        </w:rPr>
        <w:t xml:space="preserve">Avg Put/Get Times </w:t>
      </w:r>
      <w:r>
        <w:rPr>
          <w:sz w:val="22"/>
          <w:lang w:val="en-US" w:eastAsia="zh-CN" w:bidi="hi-IN"/>
        </w:rPr>
        <w:t>are slightly better. Most important is that with multiple nodes none of the operations took more than 1,7 seconds to perform, that means that Mongo manage</w:t>
      </w:r>
      <w:r w:rsidR="008B43FA">
        <w:rPr>
          <w:sz w:val="22"/>
          <w:lang w:val="en-US" w:eastAsia="zh-CN" w:bidi="hi-IN"/>
        </w:rPr>
        <w:t>s</w:t>
      </w:r>
      <w:r>
        <w:rPr>
          <w:sz w:val="22"/>
          <w:lang w:val="en-US" w:eastAsia="zh-CN" w:bidi="hi-IN"/>
        </w:rPr>
        <w:t xml:space="preserve"> co</w:t>
      </w:r>
      <w:r w:rsidR="008B43FA">
        <w:rPr>
          <w:sz w:val="22"/>
          <w:lang w:val="en-US" w:eastAsia="zh-CN" w:bidi="hi-IN"/>
        </w:rPr>
        <w:t>ncurrency more efficiently with more nodes, that is what we expect in terms of scalability as the basic idea is the load has to be distributed along each node. In the average, Mongo performed 5 more operations each second using 2 nodes.</w:t>
      </w:r>
    </w:p>
    <w:p w14:paraId="1B5CA02F" w14:textId="1DA0BCB3" w:rsidR="008B43FA" w:rsidRDefault="008B43FA" w:rsidP="00A230ED">
      <w:pPr>
        <w:ind w:left="1701"/>
        <w:rPr>
          <w:sz w:val="22"/>
          <w:lang w:val="en-US" w:eastAsia="zh-CN" w:bidi="hi-IN"/>
        </w:rPr>
      </w:pPr>
      <w:r>
        <w:rPr>
          <w:sz w:val="22"/>
          <w:lang w:val="en-US" w:eastAsia="zh-CN" w:bidi="hi-IN"/>
        </w:rPr>
        <w:t xml:space="preserve">At last, </w:t>
      </w:r>
      <w:r>
        <w:rPr>
          <w:i/>
          <w:sz w:val="22"/>
          <w:lang w:val="en-US" w:eastAsia="zh-CN" w:bidi="hi-IN"/>
        </w:rPr>
        <w:t>Test 10</w:t>
      </w:r>
      <w:r w:rsidR="008A6A0F">
        <w:rPr>
          <w:i/>
          <w:sz w:val="22"/>
          <w:lang w:val="en-US" w:eastAsia="zh-CN" w:bidi="hi-IN"/>
        </w:rPr>
        <w:t xml:space="preserve"> </w:t>
      </w:r>
      <w:r w:rsidR="008A6A0F">
        <w:rPr>
          <w:sz w:val="22"/>
          <w:lang w:val="en-US" w:eastAsia="zh-CN" w:bidi="hi-IN"/>
        </w:rPr>
        <w:t xml:space="preserve">belongs to </w:t>
      </w:r>
      <w:r w:rsidR="008A6A0F">
        <w:rPr>
          <w:i/>
          <w:sz w:val="22"/>
          <w:lang w:val="en-US" w:eastAsia="zh-CN" w:bidi="hi-IN"/>
        </w:rPr>
        <w:t xml:space="preserve">Third Type </w:t>
      </w:r>
      <w:r w:rsidR="008A6A0F">
        <w:rPr>
          <w:sz w:val="22"/>
          <w:lang w:val="en-US" w:eastAsia="zh-CN" w:bidi="hi-IN"/>
        </w:rPr>
        <w:t>and</w:t>
      </w:r>
      <w:r>
        <w:rPr>
          <w:sz w:val="22"/>
          <w:lang w:val="en-US" w:eastAsia="zh-CN" w:bidi="hi-IN"/>
        </w:rPr>
        <w:t xml:space="preserve"> was performed with the same configuration as </w:t>
      </w:r>
      <w:r>
        <w:rPr>
          <w:i/>
          <w:sz w:val="22"/>
          <w:lang w:val="en-US" w:eastAsia="zh-CN" w:bidi="hi-IN"/>
        </w:rPr>
        <w:t>Test 6</w:t>
      </w:r>
      <w:r>
        <w:rPr>
          <w:sz w:val="22"/>
          <w:lang w:val="en-US" w:eastAsia="zh-CN" w:bidi="hi-IN"/>
        </w:rPr>
        <w:t xml:space="preserve"> (35 threads, 2M entries, 2 nodes) but with an additional </w:t>
      </w:r>
      <w:r>
        <w:rPr>
          <w:i/>
          <w:sz w:val="22"/>
          <w:lang w:val="en-US" w:eastAsia="zh-CN" w:bidi="hi-IN"/>
        </w:rPr>
        <w:t>single field index</w:t>
      </w:r>
      <w:r>
        <w:rPr>
          <w:sz w:val="22"/>
          <w:lang w:val="en-US" w:eastAsia="zh-CN" w:bidi="hi-IN"/>
        </w:rPr>
        <w:t xml:space="preserve"> on </w:t>
      </w:r>
      <w:r w:rsidR="00386BE8">
        <w:rPr>
          <w:sz w:val="22"/>
          <w:lang w:val="en-US" w:eastAsia="zh-CN" w:bidi="hi-IN"/>
        </w:rPr>
        <w:t xml:space="preserve">the field </w:t>
      </w:r>
      <w:r w:rsidR="00386BE8">
        <w:rPr>
          <w:i/>
          <w:sz w:val="22"/>
          <w:lang w:val="en-US" w:eastAsia="zh-CN" w:bidi="hi-IN"/>
        </w:rPr>
        <w:t>rIndex</w:t>
      </w:r>
      <w:r w:rsidR="00386BE8">
        <w:rPr>
          <w:sz w:val="22"/>
          <w:lang w:val="en-US" w:eastAsia="zh-CN" w:bidi="hi-IN"/>
        </w:rPr>
        <w:t xml:space="preserve">, that is a random generated number between 0 and </w:t>
      </w:r>
      <w:r w:rsidR="00993F82">
        <w:rPr>
          <w:sz w:val="22"/>
          <w:lang w:val="en-US" w:eastAsia="zh-CN" w:bidi="hi-IN"/>
        </w:rPr>
        <w:t>3</w:t>
      </w:r>
      <w:r w:rsidR="00386BE8">
        <w:rPr>
          <w:sz w:val="22"/>
          <w:lang w:val="en-US" w:eastAsia="zh-CN" w:bidi="hi-IN"/>
        </w:rPr>
        <w:t xml:space="preserve">.000.000, used for the </w:t>
      </w:r>
      <w:r w:rsidR="00386BE8">
        <w:rPr>
          <w:i/>
          <w:sz w:val="22"/>
          <w:lang w:val="en-US" w:eastAsia="zh-CN" w:bidi="hi-IN"/>
        </w:rPr>
        <w:t>Complex Query</w:t>
      </w:r>
      <w:r w:rsidR="00386BE8">
        <w:rPr>
          <w:sz w:val="22"/>
          <w:lang w:val="en-US" w:eastAsia="zh-CN" w:bidi="hi-IN"/>
        </w:rPr>
        <w:t>.</w:t>
      </w:r>
    </w:p>
    <w:p w14:paraId="527B5751" w14:textId="6219870F" w:rsidR="00386BE8" w:rsidRDefault="00386BE8" w:rsidP="00A230ED">
      <w:pPr>
        <w:ind w:left="1701"/>
        <w:rPr>
          <w:sz w:val="22"/>
          <w:lang w:val="en-US" w:eastAsia="zh-CN" w:bidi="hi-IN"/>
        </w:rPr>
      </w:pPr>
      <w:r>
        <w:rPr>
          <w:sz w:val="22"/>
          <w:lang w:val="en-US" w:eastAsia="zh-CN" w:bidi="hi-IN"/>
        </w:rPr>
        <w:t xml:space="preserve">During this test along with other operations, a </w:t>
      </w:r>
      <w:r>
        <w:rPr>
          <w:i/>
          <w:sz w:val="22"/>
          <w:lang w:val="en-US" w:eastAsia="zh-CN" w:bidi="hi-IN"/>
        </w:rPr>
        <w:t xml:space="preserve">Complex Query </w:t>
      </w:r>
      <w:r>
        <w:rPr>
          <w:sz w:val="22"/>
          <w:lang w:val="en-US" w:eastAsia="zh-CN" w:bidi="hi-IN"/>
        </w:rPr>
        <w:t xml:space="preserve">have been automatically performed every 10 seconds for a total of 750 times on the database. This query takes a random number </w:t>
      </w:r>
      <w:r>
        <w:rPr>
          <w:b/>
          <w:sz w:val="22"/>
          <w:lang w:val="en-US" w:eastAsia="zh-CN" w:bidi="hi-IN"/>
        </w:rPr>
        <w:t xml:space="preserve"> R </w:t>
      </w:r>
      <w:r>
        <w:rPr>
          <w:sz w:val="22"/>
          <w:lang w:val="en-US" w:eastAsia="zh-CN" w:bidi="hi-IN"/>
        </w:rPr>
        <w:t xml:space="preserve">between 0 and </w:t>
      </w:r>
      <w:r w:rsidR="00FE7152">
        <w:rPr>
          <w:sz w:val="22"/>
          <w:lang w:val="en-US" w:eastAsia="zh-CN" w:bidi="hi-IN"/>
        </w:rPr>
        <w:t>2.</w:t>
      </w:r>
      <w:r>
        <w:rPr>
          <w:sz w:val="22"/>
          <w:lang w:val="en-US" w:eastAsia="zh-CN" w:bidi="hi-IN"/>
        </w:rPr>
        <w:t xml:space="preserve">999.900 and retrieves all the documents having </w:t>
      </w:r>
      <w:r>
        <w:rPr>
          <w:i/>
          <w:sz w:val="22"/>
          <w:lang w:val="en-US" w:eastAsia="zh-CN" w:bidi="hi-IN"/>
        </w:rPr>
        <w:t xml:space="preserve">rIndex </w:t>
      </w:r>
      <w:r>
        <w:rPr>
          <w:sz w:val="22"/>
          <w:lang w:val="en-US" w:eastAsia="zh-CN" w:bidi="hi-IN"/>
        </w:rPr>
        <w:t xml:space="preserve">included </w:t>
      </w:r>
      <w:r w:rsidR="00201A93">
        <w:rPr>
          <w:sz w:val="22"/>
          <w:lang w:val="en-US" w:eastAsia="zh-CN" w:bidi="hi-IN"/>
        </w:rPr>
        <w:t>between</w:t>
      </w:r>
      <w:r>
        <w:rPr>
          <w:sz w:val="22"/>
          <w:lang w:val="en-US" w:eastAsia="zh-CN" w:bidi="hi-IN"/>
        </w:rPr>
        <w:t xml:space="preserve"> </w:t>
      </w:r>
      <w:r>
        <w:rPr>
          <w:b/>
          <w:sz w:val="22"/>
          <w:lang w:val="en-US" w:eastAsia="zh-CN" w:bidi="hi-IN"/>
        </w:rPr>
        <w:t>R</w:t>
      </w:r>
      <w:r>
        <w:rPr>
          <w:sz w:val="22"/>
          <w:lang w:val="en-US" w:eastAsia="zh-CN" w:bidi="hi-IN"/>
        </w:rPr>
        <w:t xml:space="preserve"> and </w:t>
      </w:r>
      <w:r>
        <w:rPr>
          <w:b/>
          <w:sz w:val="22"/>
          <w:lang w:val="en-US" w:eastAsia="zh-CN" w:bidi="hi-IN"/>
        </w:rPr>
        <w:t>R+100</w:t>
      </w:r>
      <w:r>
        <w:rPr>
          <w:sz w:val="22"/>
          <w:lang w:val="en-US" w:eastAsia="zh-CN" w:bidi="hi-IN"/>
        </w:rPr>
        <w:t>.</w:t>
      </w:r>
    </w:p>
    <w:p w14:paraId="02105BDD" w14:textId="7D54890E" w:rsidR="00D429D9" w:rsidRDefault="00FE7152" w:rsidP="00A230ED">
      <w:pPr>
        <w:ind w:left="1701"/>
        <w:rPr>
          <w:sz w:val="22"/>
          <w:lang w:val="en-US" w:eastAsia="zh-CN" w:bidi="hi-IN"/>
        </w:rPr>
      </w:pPr>
      <w:r>
        <w:rPr>
          <w:sz w:val="22"/>
          <w:lang w:val="en-US" w:eastAsia="zh-CN" w:bidi="hi-IN"/>
        </w:rPr>
        <w:t xml:space="preserve">With the progressive increase of </w:t>
      </w:r>
      <w:r>
        <w:rPr>
          <w:i/>
          <w:sz w:val="22"/>
          <w:lang w:val="en-US" w:eastAsia="zh-CN" w:bidi="hi-IN"/>
        </w:rPr>
        <w:t>n</w:t>
      </w:r>
      <w:r>
        <w:rPr>
          <w:sz w:val="22"/>
          <w:lang w:val="en-US" w:eastAsia="zh-CN" w:bidi="hi-IN"/>
        </w:rPr>
        <w:t xml:space="preserve"> as total number of documents in the database, the query takes increasing average time to execute. </w:t>
      </w:r>
    </w:p>
    <w:p w14:paraId="751FE3EC" w14:textId="2E1DA6F7" w:rsidR="00D429D9" w:rsidRDefault="00D429D9" w:rsidP="00A230ED">
      <w:pPr>
        <w:ind w:left="1701"/>
        <w:rPr>
          <w:sz w:val="22"/>
          <w:lang w:val="en-US" w:eastAsia="zh-CN" w:bidi="hi-IN"/>
        </w:rPr>
      </w:pPr>
      <w:r>
        <w:rPr>
          <w:sz w:val="22"/>
          <w:lang w:val="en-US" w:eastAsia="zh-CN" w:bidi="hi-IN"/>
        </w:rPr>
        <w:t>The following graphic have been generated using</w:t>
      </w:r>
      <w:r w:rsidR="008C104E">
        <w:rPr>
          <w:sz w:val="22"/>
          <w:lang w:val="en-US" w:eastAsia="zh-CN" w:bidi="hi-IN"/>
        </w:rPr>
        <w:t xml:space="preserve"> all execution times of the query</w:t>
      </w:r>
    </w:p>
    <w:p w14:paraId="58E551B7" w14:textId="429B22A7" w:rsidR="00FE7152" w:rsidRDefault="00E403F4" w:rsidP="00A230ED">
      <w:pPr>
        <w:ind w:left="1701"/>
        <w:rPr>
          <w:sz w:val="22"/>
          <w:lang w:val="en-US" w:eastAsia="zh-CN" w:bidi="hi-IN"/>
        </w:rPr>
      </w:pPr>
      <w:r>
        <w:rPr>
          <w:noProof/>
        </w:rPr>
        <w:drawing>
          <wp:anchor distT="0" distB="0" distL="114300" distR="114300" simplePos="0" relativeHeight="251659278" behindDoc="0" locked="0" layoutInCell="1" allowOverlap="1" wp14:anchorId="53880DF1" wp14:editId="52DF3A07">
            <wp:simplePos x="0" y="0"/>
            <wp:positionH relativeFrom="column">
              <wp:posOffset>-5053</wp:posOffset>
            </wp:positionH>
            <wp:positionV relativeFrom="paragraph">
              <wp:posOffset>173355</wp:posOffset>
            </wp:positionV>
            <wp:extent cx="6645910" cy="4572000"/>
            <wp:effectExtent l="0" t="0" r="2540" b="0"/>
            <wp:wrapTopAndBottom/>
            <wp:docPr id="6" name="Grafico 6">
              <a:extLst xmlns:a="http://schemas.openxmlformats.org/drawingml/2006/main">
                <a:ext uri="{FF2B5EF4-FFF2-40B4-BE49-F238E27FC236}">
                  <a16:creationId xmlns:a16="http://schemas.microsoft.com/office/drawing/2014/main" id="{53F490F1-05E8-4AD0-8733-E771F8660D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16AE31D7" w14:textId="77777777" w:rsidR="00E403F4" w:rsidRDefault="00E403F4" w:rsidP="008C104E">
      <w:pPr>
        <w:ind w:left="1701"/>
        <w:jc w:val="both"/>
        <w:rPr>
          <w:sz w:val="22"/>
          <w:lang w:val="en-US" w:eastAsia="zh-CN" w:bidi="hi-IN"/>
        </w:rPr>
      </w:pPr>
    </w:p>
    <w:p w14:paraId="3A3E7B97" w14:textId="23EB587B" w:rsidR="008C104E" w:rsidRDefault="008C104E" w:rsidP="008C104E">
      <w:pPr>
        <w:ind w:left="1701"/>
        <w:jc w:val="both"/>
        <w:rPr>
          <w:b/>
          <w:i/>
          <w:sz w:val="22"/>
          <w:lang w:val="en-US"/>
        </w:rPr>
      </w:pPr>
      <w:r>
        <w:rPr>
          <w:sz w:val="22"/>
          <w:lang w:val="en-US" w:eastAsia="zh-CN" w:bidi="hi-IN"/>
        </w:rPr>
        <w:t xml:space="preserve">The </w:t>
      </w:r>
      <w:r>
        <w:rPr>
          <w:i/>
          <w:sz w:val="22"/>
          <w:lang w:val="en-US" w:eastAsia="zh-CN" w:bidi="hi-IN"/>
        </w:rPr>
        <w:t>average time of execution</w:t>
      </w:r>
      <w:r>
        <w:rPr>
          <w:i/>
          <w:lang w:val="en-US"/>
        </w:rPr>
        <w:t xml:space="preserve"> </w:t>
      </w:r>
      <w:r>
        <w:rPr>
          <w:sz w:val="22"/>
          <w:lang w:val="en-US"/>
        </w:rPr>
        <w:t xml:space="preserve">appears to increase following a logarithmic curve, and since Mongo uses B+ Trees as data structure the complexity of a </w:t>
      </w:r>
      <w:r>
        <w:rPr>
          <w:i/>
          <w:sz w:val="22"/>
          <w:lang w:val="en-US"/>
        </w:rPr>
        <w:t>find( )</w:t>
      </w:r>
      <w:r>
        <w:rPr>
          <w:sz w:val="22"/>
          <w:lang w:val="en-US"/>
        </w:rPr>
        <w:t xml:space="preserve"> function will be in the order of </w:t>
      </w:r>
      <w:r>
        <w:rPr>
          <w:b/>
          <w:sz w:val="22"/>
          <w:lang w:val="en-US"/>
        </w:rPr>
        <w:t>O(log</w:t>
      </w:r>
      <w:r>
        <w:rPr>
          <w:b/>
          <w:i/>
          <w:sz w:val="22"/>
          <w:lang w:val="en-US"/>
        </w:rPr>
        <w:t>n).</w:t>
      </w:r>
    </w:p>
    <w:p w14:paraId="2C5039F4" w14:textId="360D68AC" w:rsidR="008C104E" w:rsidRDefault="008C104E" w:rsidP="008C104E">
      <w:pPr>
        <w:ind w:left="1701"/>
        <w:jc w:val="both"/>
        <w:rPr>
          <w:sz w:val="22"/>
          <w:lang w:val="en-US"/>
        </w:rPr>
      </w:pPr>
      <w:r>
        <w:rPr>
          <w:sz w:val="22"/>
          <w:lang w:val="en-US"/>
        </w:rPr>
        <w:t xml:space="preserve">This amazing result obviously has a cost: </w:t>
      </w:r>
      <w:r>
        <w:rPr>
          <w:i/>
          <w:sz w:val="22"/>
          <w:lang w:val="en-US"/>
        </w:rPr>
        <w:t xml:space="preserve">Min Put/Get Times </w:t>
      </w:r>
      <w:r>
        <w:rPr>
          <w:sz w:val="22"/>
          <w:lang w:val="en-US"/>
        </w:rPr>
        <w:t xml:space="preserve">have a worse performance because of the secondary index on </w:t>
      </w:r>
      <w:r>
        <w:rPr>
          <w:i/>
          <w:sz w:val="22"/>
          <w:lang w:val="en-US"/>
        </w:rPr>
        <w:t>rIndex</w:t>
      </w:r>
      <w:r>
        <w:rPr>
          <w:sz w:val="22"/>
          <w:lang w:val="en-US"/>
        </w:rPr>
        <w:t xml:space="preserve"> and even tough in the </w:t>
      </w:r>
      <w:r>
        <w:rPr>
          <w:i/>
          <w:sz w:val="22"/>
          <w:lang w:val="en-US"/>
        </w:rPr>
        <w:t xml:space="preserve">Avg Put/Get Times </w:t>
      </w:r>
      <w:r>
        <w:rPr>
          <w:sz w:val="22"/>
          <w:lang w:val="en-US"/>
        </w:rPr>
        <w:t xml:space="preserve">there are not particular differences, the </w:t>
      </w:r>
      <w:r>
        <w:rPr>
          <w:i/>
          <w:sz w:val="22"/>
          <w:lang w:val="en-US"/>
        </w:rPr>
        <w:t xml:space="preserve">Throughput </w:t>
      </w:r>
      <w:r>
        <w:rPr>
          <w:sz w:val="22"/>
          <w:lang w:val="en-US"/>
        </w:rPr>
        <w:t>slightly decreases and probably with a higher number of documents it would become more noticeable.</w:t>
      </w:r>
    </w:p>
    <w:p w14:paraId="6A8B092D" w14:textId="5B6162C5" w:rsidR="008C104E" w:rsidRDefault="008C104E" w:rsidP="008C104E">
      <w:pPr>
        <w:ind w:left="1701"/>
        <w:jc w:val="both"/>
        <w:rPr>
          <w:sz w:val="22"/>
          <w:lang w:val="en-US"/>
        </w:rPr>
      </w:pPr>
      <w:r>
        <w:rPr>
          <w:sz w:val="22"/>
          <w:lang w:val="en-US"/>
        </w:rPr>
        <w:t xml:space="preserve">In a production </w:t>
      </w:r>
      <w:r w:rsidR="00E403F4">
        <w:rPr>
          <w:sz w:val="22"/>
          <w:lang w:val="en-US"/>
        </w:rPr>
        <w:t>software anyway there are usually less insert operations than get operations, therefore using indexes with a small cost on the insertion time is completely worth the increase of reading speed.</w:t>
      </w:r>
    </w:p>
    <w:p w14:paraId="42170159" w14:textId="5B04700E" w:rsidR="00E403F4" w:rsidRDefault="00E403F4" w:rsidP="008C104E">
      <w:pPr>
        <w:ind w:left="1701"/>
        <w:jc w:val="both"/>
        <w:rPr>
          <w:sz w:val="22"/>
          <w:lang w:val="en-US"/>
        </w:rPr>
      </w:pPr>
      <w:r>
        <w:rPr>
          <w:sz w:val="22"/>
          <w:lang w:val="en-US"/>
        </w:rPr>
        <w:lastRenderedPageBreak/>
        <w:t xml:space="preserve">In conclusion, with so low average times to perform </w:t>
      </w:r>
      <w:r w:rsidR="00D20098">
        <w:rPr>
          <w:sz w:val="22"/>
          <w:lang w:val="en-US"/>
        </w:rPr>
        <w:t>query data</w:t>
      </w:r>
      <w:r>
        <w:rPr>
          <w:sz w:val="22"/>
          <w:lang w:val="en-US"/>
        </w:rPr>
        <w:t xml:space="preserve">, no data loss (0% failure rate) </w:t>
      </w:r>
      <w:r w:rsidR="00D20098">
        <w:rPr>
          <w:sz w:val="22"/>
          <w:lang w:val="en-US"/>
        </w:rPr>
        <w:t>and an appreciable scalability even with  “weak” hardware, MongoDB confirmed to be a choice that perfectly fits the customer needs and then it got confirmed for future projects or migrations.</w:t>
      </w:r>
    </w:p>
    <w:p w14:paraId="00629E21" w14:textId="17E2070A" w:rsidR="00FE7152" w:rsidRPr="00A230ED" w:rsidRDefault="00FE7152" w:rsidP="00A230ED">
      <w:pPr>
        <w:ind w:left="1701"/>
        <w:rPr>
          <w:sz w:val="22"/>
          <w:lang w:val="en-US" w:eastAsia="zh-CN" w:bidi="hi-IN"/>
        </w:rPr>
      </w:pPr>
    </w:p>
    <w:p w14:paraId="5CF87CB5" w14:textId="26C36F81" w:rsidR="009047F6" w:rsidRDefault="009047F6" w:rsidP="001945D8">
      <w:pPr>
        <w:jc w:val="right"/>
        <w:rPr>
          <w:lang w:val="en-US" w:eastAsia="zh-CN" w:bidi="hi-IN"/>
        </w:rPr>
      </w:pPr>
    </w:p>
    <w:p w14:paraId="5F8B5898" w14:textId="48FAD679" w:rsidR="003A3D4D" w:rsidRPr="00FE7152" w:rsidRDefault="00CB6A4E" w:rsidP="003A3D4D">
      <w:pPr>
        <w:pStyle w:val="Titolo2"/>
        <w:rPr>
          <w:color w:val="000000" w:themeColor="text1"/>
          <w:lang w:val="en-US" w:eastAsia="zh-CN" w:bidi="hi-IN"/>
        </w:rPr>
      </w:pPr>
      <w:bookmarkStart w:id="110" w:name="_Toc475293657"/>
      <w:r>
        <w:rPr>
          <w:color w:val="000000" w:themeColor="text1"/>
          <w:lang w:val="en-US" w:eastAsia="zh-CN" w:bidi="hi-IN"/>
        </w:rPr>
        <w:t>Comparing results with other benchmarks</w:t>
      </w:r>
      <w:bookmarkEnd w:id="110"/>
    </w:p>
    <w:p w14:paraId="7DF7D061" w14:textId="49B118FC" w:rsidR="0064778A" w:rsidRDefault="0064778A" w:rsidP="00B10755">
      <w:pPr>
        <w:pStyle w:val="Paragrafoelenco"/>
        <w:ind w:left="708"/>
        <w:jc w:val="both"/>
        <w:rPr>
          <w:sz w:val="22"/>
          <w:lang w:val="en-US" w:eastAsia="zh-CN" w:bidi="hi-IN"/>
        </w:rPr>
      </w:pPr>
      <w:r>
        <w:rPr>
          <w:sz w:val="22"/>
          <w:lang w:val="en-US" w:eastAsia="zh-CN" w:bidi="hi-IN"/>
        </w:rPr>
        <w:t>In the summary, there are also some results of tests performed by other two companies with higher hardware components and bigger workloads that have been used in the beginning of the project as inspiration and also to have an idea about how Mongo could perform with a proper hardware, even if they could not be compared with my results in the end.</w:t>
      </w:r>
    </w:p>
    <w:p w14:paraId="2A185696" w14:textId="7FB931CD" w:rsidR="00FE7152" w:rsidRDefault="00FE7152" w:rsidP="00B10755">
      <w:pPr>
        <w:pStyle w:val="Paragrafoelenco"/>
        <w:ind w:left="708"/>
        <w:jc w:val="both"/>
        <w:rPr>
          <w:sz w:val="22"/>
          <w:lang w:val="en-US" w:eastAsia="zh-CN" w:bidi="hi-IN"/>
        </w:rPr>
      </w:pPr>
      <w:r>
        <w:rPr>
          <w:sz w:val="22"/>
          <w:lang w:val="en-US" w:eastAsia="zh-CN" w:bidi="hi-IN"/>
        </w:rPr>
        <w:t xml:space="preserve">The only problem with many benchmarks available on the web is that they are </w:t>
      </w:r>
      <w:r w:rsidR="00027093">
        <w:rPr>
          <w:sz w:val="22"/>
          <w:lang w:val="en-US" w:eastAsia="zh-CN" w:bidi="hi-IN"/>
        </w:rPr>
        <w:t xml:space="preserve">often </w:t>
      </w:r>
      <w:r>
        <w:rPr>
          <w:sz w:val="22"/>
          <w:lang w:val="en-US" w:eastAsia="zh-CN" w:bidi="hi-IN"/>
        </w:rPr>
        <w:t>committed</w:t>
      </w:r>
      <w:r w:rsidR="00027093">
        <w:rPr>
          <w:sz w:val="22"/>
          <w:lang w:val="en-US" w:eastAsia="zh-CN" w:bidi="hi-IN"/>
        </w:rPr>
        <w:t>, or even performed,</w:t>
      </w:r>
      <w:r>
        <w:rPr>
          <w:sz w:val="22"/>
          <w:lang w:val="en-US" w:eastAsia="zh-CN" w:bidi="hi-IN"/>
        </w:rPr>
        <w:t xml:space="preserve"> by</w:t>
      </w:r>
      <w:r w:rsidR="00027093">
        <w:rPr>
          <w:sz w:val="22"/>
          <w:lang w:val="en-US" w:eastAsia="zh-CN" w:bidi="hi-IN"/>
        </w:rPr>
        <w:t xml:space="preserve"> companies that own a NoSQL solution.</w:t>
      </w:r>
    </w:p>
    <w:p w14:paraId="7EB8781C" w14:textId="28CC25C1" w:rsidR="00027093" w:rsidRDefault="00027093" w:rsidP="00B10755">
      <w:pPr>
        <w:pStyle w:val="Paragrafoelenco"/>
        <w:ind w:left="708"/>
        <w:jc w:val="both"/>
        <w:rPr>
          <w:sz w:val="22"/>
          <w:lang w:val="en-US" w:eastAsia="zh-CN" w:bidi="hi-IN"/>
        </w:rPr>
      </w:pPr>
      <w:r>
        <w:rPr>
          <w:sz w:val="22"/>
          <w:lang w:val="en-US" w:eastAsia="zh-CN" w:bidi="hi-IN"/>
        </w:rPr>
        <w:t>This lead to a problem of advertising part and in particular tests made within ad-hoc situation in which a certain NoSQL database performs better than others.</w:t>
      </w:r>
    </w:p>
    <w:p w14:paraId="516A5665" w14:textId="6E32E696" w:rsidR="00027093" w:rsidRDefault="00027093" w:rsidP="00B10755">
      <w:pPr>
        <w:pStyle w:val="Paragrafoelenco"/>
        <w:ind w:left="708"/>
        <w:jc w:val="both"/>
        <w:rPr>
          <w:sz w:val="22"/>
          <w:lang w:val="en-US" w:eastAsia="zh-CN" w:bidi="hi-IN"/>
        </w:rPr>
      </w:pPr>
      <w:r>
        <w:rPr>
          <w:sz w:val="22"/>
          <w:lang w:val="en-US" w:eastAsia="zh-CN" w:bidi="hi-IN"/>
        </w:rPr>
        <w:t>Anyway, what has been possible to understand is that, for the moment, the NoSQL database that gains most by Horizontal Scalability is Apache Cassandra due to its implementation.</w:t>
      </w:r>
    </w:p>
    <w:p w14:paraId="55359209" w14:textId="09A0DD30" w:rsidR="00027093" w:rsidRPr="00B10755" w:rsidRDefault="00027093" w:rsidP="00B10755">
      <w:pPr>
        <w:pStyle w:val="Paragrafoelenco"/>
        <w:ind w:left="708"/>
        <w:jc w:val="both"/>
        <w:rPr>
          <w:sz w:val="22"/>
          <w:lang w:val="en-US" w:eastAsia="zh-CN" w:bidi="hi-IN"/>
        </w:rPr>
      </w:pPr>
      <w:r>
        <w:rPr>
          <w:sz w:val="22"/>
          <w:lang w:val="en-US" w:eastAsia="zh-CN" w:bidi="hi-IN"/>
        </w:rPr>
        <w:t>Other NoSQL are best in some particular use cases so when a company decides to migrate to a new NoSQL solutions, it should try to find the best that fit its needs.</w:t>
      </w:r>
    </w:p>
    <w:p w14:paraId="4D63E4CC" w14:textId="35B71448" w:rsidR="008514D4" w:rsidRDefault="008514D4" w:rsidP="008514D4">
      <w:pPr>
        <w:pStyle w:val="Titolo1"/>
        <w:ind w:left="432"/>
        <w:rPr>
          <w:rFonts w:ascii="Times New Roman" w:eastAsia="Times New Roman" w:hAnsi="Times New Roman" w:cs="Times New Roman"/>
          <w:b/>
          <w:color w:val="auto"/>
          <w:sz w:val="28"/>
          <w:szCs w:val="28"/>
          <w:lang w:val="en-US" w:eastAsia="zh-CN" w:bidi="hi-IN"/>
        </w:rPr>
      </w:pPr>
      <w:bookmarkStart w:id="111" w:name="_Toc475293658"/>
      <w:r w:rsidRPr="44035508">
        <w:rPr>
          <w:rFonts w:ascii="Times New Roman" w:eastAsia="Times New Roman" w:hAnsi="Times New Roman" w:cs="Times New Roman"/>
          <w:b/>
          <w:color w:val="auto"/>
          <w:sz w:val="28"/>
          <w:szCs w:val="28"/>
          <w:lang w:val="en-US" w:eastAsia="zh-CN" w:bidi="hi-IN"/>
        </w:rPr>
        <w:t>Conclusion</w:t>
      </w:r>
      <w:bookmarkEnd w:id="111"/>
    </w:p>
    <w:p w14:paraId="3639C7E2" w14:textId="67523B3B" w:rsidR="008514D4" w:rsidRDefault="008514D4" w:rsidP="008514D4">
      <w:pPr>
        <w:rPr>
          <w:lang w:val="en-US" w:eastAsia="zh-CN" w:bidi="hi-IN"/>
        </w:rPr>
      </w:pPr>
      <w:r>
        <w:rPr>
          <w:lang w:val="en-US" w:eastAsia="zh-CN" w:bidi="hi-IN"/>
        </w:rPr>
        <w:t xml:space="preserve">All data gathered during the tests have been presented to the project manager responsible of the evaluation of Mongo for the new software committed, confirming MongoDB a good </w:t>
      </w:r>
      <w:r w:rsidR="00CC36D3">
        <w:rPr>
          <w:lang w:val="en-US" w:eastAsia="zh-CN" w:bidi="hi-IN"/>
        </w:rPr>
        <w:t>choice that</w:t>
      </w:r>
      <w:r>
        <w:rPr>
          <w:lang w:val="en-US" w:eastAsia="zh-CN" w:bidi="hi-IN"/>
        </w:rPr>
        <w:t xml:space="preserve"> could fit all possible necessities. </w:t>
      </w:r>
      <w:r w:rsidR="00CC36D3">
        <w:rPr>
          <w:lang w:val="en-US" w:eastAsia="zh-CN" w:bidi="hi-IN"/>
        </w:rPr>
        <w:t>In particular, a few facts had a greater weight in the decision:</w:t>
      </w:r>
      <w:r>
        <w:rPr>
          <w:lang w:val="en-US" w:eastAsia="zh-CN" w:bidi="hi-IN"/>
        </w:rPr>
        <w:t xml:space="preserve"> its ability to hold</w:t>
      </w:r>
      <w:r w:rsidR="00CC36D3">
        <w:rPr>
          <w:lang w:val="en-US" w:eastAsia="zh-CN" w:bidi="hi-IN"/>
        </w:rPr>
        <w:t xml:space="preserve"> an huge number of records while under stressing condition, the average time needed to retrieve data much lower than 2 seconds, the optimal </w:t>
      </w:r>
      <w:r w:rsidR="00CC36D3">
        <w:rPr>
          <w:i/>
          <w:lang w:val="en-US" w:eastAsia="zh-CN" w:bidi="hi-IN"/>
        </w:rPr>
        <w:t xml:space="preserve">failure rate </w:t>
      </w:r>
      <w:r w:rsidR="00CC36D3">
        <w:rPr>
          <w:lang w:val="en-US" w:eastAsia="zh-CN" w:bidi="hi-IN"/>
        </w:rPr>
        <w:t xml:space="preserve">of 0% in every tests even without using a </w:t>
      </w:r>
      <w:r w:rsidR="00CC36D3">
        <w:rPr>
          <w:i/>
          <w:lang w:val="en-US" w:eastAsia="zh-CN" w:bidi="hi-IN"/>
        </w:rPr>
        <w:t>Replica Set</w:t>
      </w:r>
      <w:r w:rsidR="00CC36D3">
        <w:rPr>
          <w:lang w:val="en-US" w:eastAsia="zh-CN" w:bidi="hi-IN"/>
        </w:rPr>
        <w:t xml:space="preserve"> and the ease of use in terms of configuration and data access.</w:t>
      </w:r>
    </w:p>
    <w:p w14:paraId="1CCBEA8A" w14:textId="1A8B1C6A" w:rsidR="00CC36D3" w:rsidRDefault="00CC36D3" w:rsidP="008514D4">
      <w:pPr>
        <w:rPr>
          <w:lang w:val="en-US" w:eastAsia="zh-CN" w:bidi="hi-IN"/>
        </w:rPr>
      </w:pPr>
      <w:r>
        <w:rPr>
          <w:lang w:val="en-US" w:eastAsia="zh-CN" w:bidi="hi-IN"/>
        </w:rPr>
        <w:t>Even though Mongo is not the best NoSQL database available on the market in terms of performance and scalability, it still appears to be the best in this specific use case.</w:t>
      </w:r>
    </w:p>
    <w:p w14:paraId="52083F28" w14:textId="3DE3C49E" w:rsidR="00CC36D3" w:rsidRDefault="00CC36D3" w:rsidP="008514D4">
      <w:pPr>
        <w:rPr>
          <w:lang w:val="en-US" w:eastAsia="zh-CN" w:bidi="hi-IN"/>
        </w:rPr>
      </w:pPr>
      <w:r>
        <w:rPr>
          <w:lang w:val="en-US" w:eastAsia="zh-CN" w:bidi="hi-IN"/>
        </w:rPr>
        <w:t xml:space="preserve">Also, it will probably work in parallel with an SQL solution </w:t>
      </w:r>
      <w:r w:rsidR="004E5FBA">
        <w:rPr>
          <w:lang w:val="en-US" w:eastAsia="zh-CN" w:bidi="hi-IN"/>
        </w:rPr>
        <w:t>intended to store with no redundancy the users of the application, while Mongo will be used as storage for all the others data (documents, notes, billing information etc..) that will reach the grade of millions if not billions.</w:t>
      </w:r>
    </w:p>
    <w:p w14:paraId="1FCA10D4" w14:textId="77777777" w:rsidR="004E5FBA" w:rsidRDefault="004E5FBA" w:rsidP="008514D4">
      <w:pPr>
        <w:rPr>
          <w:i/>
          <w:lang w:val="en-US" w:eastAsia="zh-CN" w:bidi="hi-IN"/>
        </w:rPr>
      </w:pPr>
      <w:r>
        <w:rPr>
          <w:lang w:val="en-US" w:eastAsia="zh-CN" w:bidi="hi-IN"/>
        </w:rPr>
        <w:t>We can now summarize this research and point out some considerations focusing on this question: “</w:t>
      </w:r>
      <w:r w:rsidRPr="004E5FBA">
        <w:rPr>
          <w:i/>
          <w:lang w:val="en-US" w:eastAsia="zh-CN" w:bidi="hi-IN"/>
        </w:rPr>
        <w:t>how and where NoSQL databases are getting over Relational databases?</w:t>
      </w:r>
      <w:r>
        <w:rPr>
          <w:i/>
          <w:lang w:val="en-US" w:eastAsia="zh-CN" w:bidi="hi-IN"/>
        </w:rPr>
        <w:t>”.</w:t>
      </w:r>
    </w:p>
    <w:p w14:paraId="328E1515" w14:textId="6099584A" w:rsidR="004E5FBA" w:rsidRDefault="004E5FBA" w:rsidP="008514D4">
      <w:pPr>
        <w:rPr>
          <w:lang w:val="en-US" w:eastAsia="zh-CN" w:bidi="hi-IN"/>
        </w:rPr>
      </w:pPr>
      <w:r>
        <w:rPr>
          <w:lang w:val="en-US" w:eastAsia="zh-CN" w:bidi="hi-IN"/>
        </w:rPr>
        <w:t xml:space="preserve">Well looking at NoSQL brief history it looks clear that this technology was born as niche product developed to support the needs of growing IT companies, and we can find </w:t>
      </w:r>
      <w:r w:rsidR="009B2951">
        <w:rPr>
          <w:lang w:val="en-US" w:eastAsia="zh-CN" w:bidi="hi-IN"/>
        </w:rPr>
        <w:t>a</w:t>
      </w:r>
      <w:r>
        <w:rPr>
          <w:lang w:val="en-US" w:eastAsia="zh-CN" w:bidi="hi-IN"/>
        </w:rPr>
        <w:t xml:space="preserve"> huge number of NoSQL databases on the internet all deriving their concepts and implementations from the very first and most famous of them:</w:t>
      </w:r>
      <w:r w:rsidRPr="004E5FBA">
        <w:rPr>
          <w:i/>
          <w:lang w:val="en-US" w:eastAsia="zh-CN" w:bidi="hi-IN"/>
        </w:rPr>
        <w:t xml:space="preserve"> </w:t>
      </w:r>
      <w:r>
        <w:rPr>
          <w:i/>
          <w:lang w:val="en-US" w:eastAsia="zh-CN" w:bidi="hi-IN"/>
        </w:rPr>
        <w:t xml:space="preserve">Amazon Dynamo, Apache Cassandra, Google Big Table </w:t>
      </w:r>
      <w:r>
        <w:rPr>
          <w:lang w:val="en-US" w:eastAsia="zh-CN" w:bidi="hi-IN"/>
        </w:rPr>
        <w:t xml:space="preserve">and </w:t>
      </w:r>
      <w:r>
        <w:rPr>
          <w:i/>
          <w:lang w:val="en-US" w:eastAsia="zh-CN" w:bidi="hi-IN"/>
        </w:rPr>
        <w:t>MongoDB</w:t>
      </w:r>
      <w:r w:rsidR="009B2951">
        <w:rPr>
          <w:lang w:val="en-US" w:eastAsia="zh-CN" w:bidi="hi-IN"/>
        </w:rPr>
        <w:t>.</w:t>
      </w:r>
    </w:p>
    <w:p w14:paraId="221ED177" w14:textId="3F1A06BE" w:rsidR="009B2951" w:rsidRDefault="009B2951" w:rsidP="008514D4">
      <w:pPr>
        <w:rPr>
          <w:lang w:val="en-US" w:eastAsia="zh-CN" w:bidi="hi-IN"/>
        </w:rPr>
      </w:pPr>
      <w:r>
        <w:rPr>
          <w:lang w:val="en-US" w:eastAsia="zh-CN" w:bidi="hi-IN"/>
        </w:rPr>
        <w:t>In the very following years after the concept of NoSQL was born, pretty much every IT company working with Big Data was developing its own version from those models, following both “needs” and “fashion”.</w:t>
      </w:r>
    </w:p>
    <w:p w14:paraId="64818249" w14:textId="07FEEC3D" w:rsidR="009B2951" w:rsidRDefault="009B2951" w:rsidP="008514D4">
      <w:pPr>
        <w:rPr>
          <w:lang w:val="en-US" w:eastAsia="zh-CN" w:bidi="hi-IN"/>
        </w:rPr>
      </w:pPr>
      <w:r>
        <w:rPr>
          <w:lang w:val="en-US" w:eastAsia="zh-CN" w:bidi="hi-IN"/>
        </w:rPr>
        <w:t xml:space="preserve">It is sure SQL will not disappear as it has been a standard for over 30 years and in many use cases where the amount of data is in the grade of Gigabytes, RDBMS still have good performance sometimes even better than many NoSQL databases and ACID properties are fundamental in many applications. </w:t>
      </w:r>
    </w:p>
    <w:p w14:paraId="59B9A34B" w14:textId="01061F2C" w:rsidR="009B2951" w:rsidRDefault="009B2951" w:rsidP="008514D4">
      <w:pPr>
        <w:rPr>
          <w:lang w:val="en-US" w:eastAsia="zh-CN" w:bidi="hi-IN"/>
        </w:rPr>
      </w:pPr>
      <w:r>
        <w:rPr>
          <w:lang w:val="en-US" w:eastAsia="zh-CN" w:bidi="hi-IN"/>
        </w:rPr>
        <w:t>Also, it is important to underline that a developer expert of SQL will be an expert user of any kind of RDBMS, while a developer with experience on MongoDB will probably need to learn Apache Cassandra from the very basics because there is no real standard in NoSQL, so this is another very good point in favor of the old Relational Databases.</w:t>
      </w:r>
    </w:p>
    <w:p w14:paraId="2C15C7C0" w14:textId="11B8B608" w:rsidR="00733717" w:rsidRDefault="00733717" w:rsidP="008514D4">
      <w:pPr>
        <w:rPr>
          <w:lang w:val="en-US" w:eastAsia="zh-CN" w:bidi="hi-IN"/>
        </w:rPr>
      </w:pPr>
      <w:r>
        <w:rPr>
          <w:lang w:val="en-US" w:eastAsia="zh-CN" w:bidi="hi-IN"/>
        </w:rPr>
        <w:t>But over this consideration, over the performance consideration and over the ACID properties consideration that matter depending on the use case, NoSQL technologies have some advantages that will always grant them a step over Relational databases:</w:t>
      </w:r>
    </w:p>
    <w:p w14:paraId="762BF94A" w14:textId="448262BB" w:rsidR="00733717" w:rsidRDefault="00733717" w:rsidP="00733717">
      <w:pPr>
        <w:pStyle w:val="Paragrafoelenco"/>
        <w:numPr>
          <w:ilvl w:val="0"/>
          <w:numId w:val="39"/>
        </w:numPr>
        <w:rPr>
          <w:lang w:val="en-US" w:eastAsia="zh-CN" w:bidi="hi-IN"/>
        </w:rPr>
      </w:pPr>
      <w:r>
        <w:rPr>
          <w:lang w:val="en-US" w:eastAsia="zh-CN" w:bidi="hi-IN"/>
        </w:rPr>
        <w:t>Most of them are open source and maintained by companies and a huge community.</w:t>
      </w:r>
    </w:p>
    <w:p w14:paraId="33008191" w14:textId="18AEF9A4" w:rsidR="00733717" w:rsidRDefault="00733717" w:rsidP="00733717">
      <w:pPr>
        <w:pStyle w:val="Paragrafoelenco"/>
        <w:numPr>
          <w:ilvl w:val="0"/>
          <w:numId w:val="39"/>
        </w:numPr>
        <w:rPr>
          <w:lang w:val="en-US" w:eastAsia="zh-CN" w:bidi="hi-IN"/>
        </w:rPr>
      </w:pPr>
      <w:r>
        <w:rPr>
          <w:lang w:val="en-US" w:eastAsia="zh-CN" w:bidi="hi-IN"/>
        </w:rPr>
        <w:t>Any developer of the most used programming language such as C++, Java, Python, Perl, C#, etc. will have no real problem to learn and interface with a NoSQL database.</w:t>
      </w:r>
    </w:p>
    <w:p w14:paraId="3BDC1EA1" w14:textId="72B90E47" w:rsidR="00733717" w:rsidRDefault="00733717" w:rsidP="00733717">
      <w:pPr>
        <w:pStyle w:val="Paragrafoelenco"/>
        <w:numPr>
          <w:ilvl w:val="0"/>
          <w:numId w:val="39"/>
        </w:numPr>
        <w:rPr>
          <w:lang w:val="en-US" w:eastAsia="zh-CN" w:bidi="hi-IN"/>
        </w:rPr>
      </w:pPr>
      <w:r>
        <w:rPr>
          <w:lang w:val="en-US" w:eastAsia="zh-CN" w:bidi="hi-IN"/>
        </w:rPr>
        <w:t>Most of them are easy to scale and easy to maintain, with consequent saving on time and costs.</w:t>
      </w:r>
    </w:p>
    <w:p w14:paraId="4065BF2A" w14:textId="398275FD" w:rsidR="00733717" w:rsidRDefault="00733717" w:rsidP="00733717">
      <w:pPr>
        <w:pStyle w:val="Paragrafoelenco"/>
        <w:numPr>
          <w:ilvl w:val="0"/>
          <w:numId w:val="39"/>
        </w:numPr>
        <w:rPr>
          <w:lang w:val="en-US" w:eastAsia="zh-CN" w:bidi="hi-IN"/>
        </w:rPr>
      </w:pPr>
      <w:r>
        <w:rPr>
          <w:lang w:val="en-US" w:eastAsia="zh-CN" w:bidi="hi-IN"/>
        </w:rPr>
        <w:lastRenderedPageBreak/>
        <w:t>They are the only who can afford to the requirements of the Big Data challenge, a reality of the market that cannot be ignored.</w:t>
      </w:r>
    </w:p>
    <w:p w14:paraId="2C979B0A" w14:textId="4C7D5850" w:rsidR="00733717" w:rsidRPr="00733717" w:rsidRDefault="00733717" w:rsidP="00733717">
      <w:pPr>
        <w:rPr>
          <w:lang w:val="en-US" w:eastAsia="zh-CN" w:bidi="hi-IN"/>
        </w:rPr>
      </w:pPr>
    </w:p>
    <w:p w14:paraId="467F8D03" w14:textId="3952E5FA" w:rsidR="00733717" w:rsidRDefault="00733717" w:rsidP="00733717">
      <w:pPr>
        <w:rPr>
          <w:lang w:val="en-US" w:eastAsia="zh-CN" w:bidi="hi-IN"/>
        </w:rPr>
      </w:pPr>
      <w:r>
        <w:rPr>
          <w:lang w:val="en-US" w:eastAsia="zh-CN" w:bidi="hi-IN"/>
        </w:rPr>
        <w:t xml:space="preserve">Because of those reasons and maybe some more, </w:t>
      </w:r>
      <w:r w:rsidR="0073703B">
        <w:rPr>
          <w:lang w:val="en-US" w:eastAsia="zh-CN" w:bidi="hi-IN"/>
        </w:rPr>
        <w:t>from niche products that they were in beginning, now NoSQL databases are relegating Relational Databases to more specific roles and getting over as common choice for a storage technology.</w:t>
      </w:r>
    </w:p>
    <w:p w14:paraId="30EE8CD1" w14:textId="77777777" w:rsidR="0073703B" w:rsidRDefault="0073703B" w:rsidP="00733717">
      <w:pPr>
        <w:rPr>
          <w:lang w:val="en-US" w:eastAsia="zh-CN" w:bidi="hi-IN"/>
        </w:rPr>
      </w:pPr>
      <w:r>
        <w:rPr>
          <w:lang w:val="en-US" w:eastAsia="zh-CN" w:bidi="hi-IN"/>
        </w:rPr>
        <w:t xml:space="preserve">As explained a few lines above, this is not the death of SQL. </w:t>
      </w:r>
    </w:p>
    <w:p w14:paraId="3C4D6988" w14:textId="4FE8BD7F" w:rsidR="0073703B" w:rsidRDefault="0073703B" w:rsidP="00733717">
      <w:pPr>
        <w:rPr>
          <w:lang w:val="en-US" w:eastAsia="zh-CN" w:bidi="hi-IN"/>
        </w:rPr>
      </w:pPr>
      <w:r>
        <w:rPr>
          <w:lang w:val="en-US" w:eastAsia="zh-CN" w:bidi="hi-IN"/>
        </w:rPr>
        <w:t xml:space="preserve">For many reasons, as it can also be understood from my considerations, those technologies will keep working in parallel for long time as </w:t>
      </w:r>
      <w:r>
        <w:rPr>
          <w:i/>
          <w:lang w:val="en-US" w:eastAsia="zh-CN" w:bidi="hi-IN"/>
        </w:rPr>
        <w:t>Specialization</w:t>
      </w:r>
      <w:r>
        <w:rPr>
          <w:lang w:val="en-US" w:eastAsia="zh-CN" w:bidi="hi-IN"/>
        </w:rPr>
        <w:t xml:space="preserve"> is what makes each part of a system obtain the best result for the system itself, and some choices are better than others in specific roles.</w:t>
      </w:r>
    </w:p>
    <w:p w14:paraId="2EBAA2CE" w14:textId="01B61550" w:rsidR="0073703B" w:rsidRDefault="0073703B" w:rsidP="00733717">
      <w:pPr>
        <w:rPr>
          <w:i/>
          <w:lang w:val="en-US" w:eastAsia="zh-CN" w:bidi="hi-IN"/>
        </w:rPr>
      </w:pPr>
      <w:r>
        <w:rPr>
          <w:lang w:val="en-US" w:eastAsia="zh-CN" w:bidi="hi-IN"/>
        </w:rPr>
        <w:t xml:space="preserve">Many computer scientists have already started conceiving the concept of </w:t>
      </w:r>
      <w:r>
        <w:rPr>
          <w:i/>
          <w:lang w:val="en-US" w:eastAsia="zh-CN" w:bidi="hi-IN"/>
        </w:rPr>
        <w:t>NewSQL</w:t>
      </w:r>
      <w:r>
        <w:rPr>
          <w:lang w:val="en-US" w:eastAsia="zh-CN" w:bidi="hi-IN"/>
        </w:rPr>
        <w:t>, and some databases have already emerged under the name of “</w:t>
      </w:r>
      <w:r>
        <w:rPr>
          <w:i/>
          <w:lang w:val="en-US" w:eastAsia="zh-CN" w:bidi="hi-IN"/>
        </w:rPr>
        <w:t xml:space="preserve">NewSQL databases”, </w:t>
      </w:r>
      <w:r>
        <w:rPr>
          <w:lang w:val="en-US" w:eastAsia="zh-CN" w:bidi="hi-IN"/>
        </w:rPr>
        <w:t xml:space="preserve">for example </w:t>
      </w:r>
      <w:r>
        <w:rPr>
          <w:i/>
          <w:lang w:val="en-US" w:eastAsia="zh-CN" w:bidi="hi-IN"/>
        </w:rPr>
        <w:t xml:space="preserve">NuoDB, VoltDB </w:t>
      </w:r>
      <w:r>
        <w:rPr>
          <w:lang w:val="en-US" w:eastAsia="zh-CN" w:bidi="hi-IN"/>
        </w:rPr>
        <w:t xml:space="preserve">and </w:t>
      </w:r>
      <w:r>
        <w:rPr>
          <w:i/>
          <w:lang w:val="en-US" w:eastAsia="zh-CN" w:bidi="hi-IN"/>
        </w:rPr>
        <w:t>Clustrix.</w:t>
      </w:r>
    </w:p>
    <w:p w14:paraId="03B55724" w14:textId="5D7EDC12" w:rsidR="0073703B" w:rsidRDefault="0073703B" w:rsidP="00733717">
      <w:pPr>
        <w:rPr>
          <w:lang w:val="en-US" w:eastAsia="zh-CN" w:bidi="hi-IN"/>
        </w:rPr>
      </w:pPr>
      <w:r>
        <w:rPr>
          <w:lang w:val="en-US" w:eastAsia="zh-CN" w:bidi="hi-IN"/>
        </w:rPr>
        <w:t xml:space="preserve">In </w:t>
      </w:r>
      <w:r w:rsidR="00B97B36">
        <w:rPr>
          <w:lang w:val="en-US" w:eastAsia="zh-CN" w:bidi="hi-IN"/>
        </w:rPr>
        <w:t>fact,</w:t>
      </w:r>
      <w:r>
        <w:rPr>
          <w:lang w:val="en-US" w:eastAsia="zh-CN" w:bidi="hi-IN"/>
        </w:rPr>
        <w:t xml:space="preserve"> </w:t>
      </w:r>
      <w:r w:rsidR="00B97B36">
        <w:rPr>
          <w:lang w:val="en-US" w:eastAsia="zh-CN" w:bidi="hi-IN"/>
        </w:rPr>
        <w:t>those databases</w:t>
      </w:r>
      <w:r>
        <w:rPr>
          <w:lang w:val="en-US" w:eastAsia="zh-CN" w:bidi="hi-IN"/>
        </w:rPr>
        <w:t xml:space="preserve"> are actually Relational databases supporting </w:t>
      </w:r>
      <w:r w:rsidR="00B97B36">
        <w:rPr>
          <w:lang w:val="en-US" w:eastAsia="zh-CN" w:bidi="hi-IN"/>
        </w:rPr>
        <w:t>automatic replication, sharding and distributed transactions, i.e. providing ACID guarantees even across shards. [1]</w:t>
      </w:r>
    </w:p>
    <w:p w14:paraId="02D3E573" w14:textId="3C71D8AC" w:rsidR="00B97B36" w:rsidRDefault="00B97B36" w:rsidP="00733717">
      <w:pPr>
        <w:rPr>
          <w:lang w:val="en-US" w:eastAsia="zh-CN" w:bidi="hi-IN"/>
        </w:rPr>
      </w:pPr>
      <w:r>
        <w:rPr>
          <w:lang w:val="en-US" w:eastAsia="zh-CN" w:bidi="hi-IN"/>
        </w:rPr>
        <w:t xml:space="preserve">It is hard to establish what will be the future of storage technologies but in the following years any kind of </w:t>
      </w:r>
      <w:r>
        <w:rPr>
          <w:i/>
          <w:lang w:val="en-US" w:eastAsia="zh-CN" w:bidi="hi-IN"/>
        </w:rPr>
        <w:t xml:space="preserve">Databases </w:t>
      </w:r>
      <w:r>
        <w:rPr>
          <w:lang w:val="en-US" w:eastAsia="zh-CN" w:bidi="hi-IN"/>
        </w:rPr>
        <w:t>related course should be ready to teach students a new way of thinking how to design a database together with the old concepts coming from the Relational Model.</w:t>
      </w:r>
    </w:p>
    <w:p w14:paraId="62E68551" w14:textId="4E8944CA" w:rsidR="009B2951" w:rsidRPr="006632C2" w:rsidRDefault="00B97B36" w:rsidP="008514D4">
      <w:pPr>
        <w:rPr>
          <w:lang w:val="en-GB" w:eastAsia="zh-CN" w:bidi="hi-IN"/>
        </w:rPr>
      </w:pPr>
      <w:r>
        <w:rPr>
          <w:lang w:val="en-US" w:eastAsia="zh-CN" w:bidi="hi-IN"/>
        </w:rPr>
        <w:t>In this way, next</w:t>
      </w:r>
      <w:r w:rsidR="006632C2">
        <w:rPr>
          <w:lang w:val="en-US" w:eastAsia="zh-CN" w:bidi="hi-IN"/>
        </w:rPr>
        <w:t xml:space="preserve"> generation</w:t>
      </w:r>
      <w:r>
        <w:rPr>
          <w:lang w:val="en-US" w:eastAsia="zh-CN" w:bidi="hi-IN"/>
        </w:rPr>
        <w:t xml:space="preserve"> of developers will be ready for the new challenges</w:t>
      </w:r>
      <w:r w:rsidR="006632C2">
        <w:rPr>
          <w:lang w:val="en-US" w:eastAsia="zh-CN" w:bidi="hi-IN"/>
        </w:rPr>
        <w:t xml:space="preserve"> in terms of storing, manipulating and retrieving data</w:t>
      </w:r>
      <w:r>
        <w:rPr>
          <w:lang w:val="en-US" w:eastAsia="zh-CN" w:bidi="hi-IN"/>
        </w:rPr>
        <w:t xml:space="preserve"> NoSQL </w:t>
      </w:r>
      <w:r w:rsidR="006632C2">
        <w:rPr>
          <w:lang w:val="en-US" w:eastAsia="zh-CN" w:bidi="hi-IN"/>
        </w:rPr>
        <w:t>have opened to our world, that needs year by year better solutions to manage an exponential growing amount of data traffic over the Internet.</w:t>
      </w:r>
    </w:p>
    <w:p w14:paraId="664EA202" w14:textId="35AE8B5D" w:rsidR="44035508" w:rsidRPr="00B10755" w:rsidRDefault="44035508" w:rsidP="44035508">
      <w:pPr>
        <w:rPr>
          <w:lang w:eastAsia="zh-CN" w:bidi="hi-IN"/>
        </w:rPr>
      </w:pPr>
      <w:r w:rsidRPr="00B10755">
        <w:rPr>
          <w:color w:val="FF0000"/>
          <w:lang w:eastAsia="zh-CN" w:bidi="hi-IN"/>
        </w:rPr>
        <w:t>//Concludere meglio</w:t>
      </w:r>
    </w:p>
    <w:p w14:paraId="1F4104D4" w14:textId="7C18A005" w:rsidR="008514D4" w:rsidRPr="00B10755" w:rsidRDefault="008514D4" w:rsidP="00CC36D3">
      <w:pPr>
        <w:rPr>
          <w:lang w:eastAsia="zh-CN" w:bidi="hi-IN"/>
        </w:rPr>
      </w:pPr>
    </w:p>
    <w:p w14:paraId="486340B5" w14:textId="1294EE89" w:rsidR="00CE26AC" w:rsidRPr="00B10755" w:rsidRDefault="00CE26AC" w:rsidP="00CE26AC">
      <w:pPr>
        <w:pStyle w:val="Titolo2"/>
        <w:numPr>
          <w:ilvl w:val="0"/>
          <w:numId w:val="0"/>
        </w:numPr>
        <w:ind w:left="576" w:hanging="576"/>
        <w:rPr>
          <w:lang w:eastAsia="zh-CN" w:bidi="hi-IN"/>
        </w:rPr>
      </w:pPr>
    </w:p>
    <w:p w14:paraId="234F8F96" w14:textId="660B80E1" w:rsidR="00B21DC2" w:rsidRPr="00B10755" w:rsidRDefault="00B21DC2" w:rsidP="00A75F3A">
      <w:pPr>
        <w:jc w:val="center"/>
        <w:rPr>
          <w:sz w:val="22"/>
          <w:szCs w:val="22"/>
        </w:rPr>
      </w:pPr>
    </w:p>
    <w:p w14:paraId="5C486350" w14:textId="77777777" w:rsidR="00B21DC2" w:rsidRPr="00B10755" w:rsidRDefault="00B21DC2" w:rsidP="00A75F3A">
      <w:pPr>
        <w:jc w:val="center"/>
        <w:rPr>
          <w:sz w:val="22"/>
          <w:szCs w:val="22"/>
        </w:rPr>
      </w:pPr>
    </w:p>
    <w:p w14:paraId="7909ADEB" w14:textId="53F5EF25" w:rsidR="00B21DC2" w:rsidRPr="00B10755" w:rsidRDefault="00B21DC2" w:rsidP="00A75F3A">
      <w:pPr>
        <w:jc w:val="center"/>
        <w:rPr>
          <w:sz w:val="22"/>
          <w:szCs w:val="22"/>
        </w:rPr>
      </w:pPr>
    </w:p>
    <w:p w14:paraId="6AA3C8E4" w14:textId="4D76A8D2" w:rsidR="00B21DC2" w:rsidRPr="00B10755" w:rsidRDefault="00B21DC2" w:rsidP="00A75F3A">
      <w:pPr>
        <w:jc w:val="center"/>
        <w:rPr>
          <w:sz w:val="22"/>
          <w:szCs w:val="22"/>
        </w:rPr>
      </w:pPr>
    </w:p>
    <w:p w14:paraId="7AD0E477" w14:textId="2F5BA9E6" w:rsidR="00B21DC2" w:rsidRPr="00B10755" w:rsidRDefault="00B21DC2" w:rsidP="00A75F3A">
      <w:pPr>
        <w:jc w:val="center"/>
        <w:rPr>
          <w:sz w:val="22"/>
          <w:szCs w:val="22"/>
        </w:rPr>
      </w:pPr>
    </w:p>
    <w:p w14:paraId="40232271" w14:textId="77777777" w:rsidR="00B21DC2" w:rsidRPr="00B10755" w:rsidRDefault="00B21DC2" w:rsidP="00A75F3A">
      <w:pPr>
        <w:jc w:val="center"/>
        <w:rPr>
          <w:sz w:val="22"/>
          <w:szCs w:val="22"/>
        </w:rPr>
      </w:pPr>
    </w:p>
    <w:p w14:paraId="3B167721" w14:textId="77777777" w:rsidR="00B21DC2" w:rsidRPr="00B10755" w:rsidRDefault="00B21DC2" w:rsidP="001017C2">
      <w:pPr>
        <w:jc w:val="both"/>
        <w:rPr>
          <w:sz w:val="22"/>
          <w:szCs w:val="22"/>
        </w:rPr>
      </w:pPr>
    </w:p>
    <w:p w14:paraId="073752C5" w14:textId="2274D369" w:rsidR="00257132" w:rsidRPr="001E6265"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Change w:id="112" w:author="Michele Romani" w:date="2017-03-06T13:36:00Z">
            <w:rPr>
              <w:b/>
              <w:bCs/>
              <w:kern w:val="3"/>
              <w:sz w:val="28"/>
              <w:szCs w:val="28"/>
              <w:lang w:eastAsia="zh-CN" w:bidi="hi-IN"/>
            </w:rPr>
          </w:rPrChange>
        </w:rPr>
      </w:pPr>
      <w:r w:rsidRPr="001E6265">
        <w:rPr>
          <w:b/>
          <w:bCs/>
          <w:kern w:val="3"/>
          <w:sz w:val="28"/>
          <w:szCs w:val="28"/>
          <w:lang w:val="en-US" w:eastAsia="zh-CN" w:bidi="hi-IN"/>
          <w:rPrChange w:id="113" w:author="Michele Romani" w:date="2017-03-06T13:36:00Z">
            <w:rPr>
              <w:b/>
              <w:bCs/>
              <w:kern w:val="3"/>
              <w:sz w:val="28"/>
              <w:szCs w:val="28"/>
              <w:lang w:eastAsia="zh-CN" w:bidi="hi-IN"/>
            </w:rPr>
          </w:rPrChange>
        </w:rPr>
        <w:t>Bibliogra</w:t>
      </w:r>
      <w:r w:rsidR="00E9259F" w:rsidRPr="001E6265">
        <w:rPr>
          <w:b/>
          <w:bCs/>
          <w:kern w:val="3"/>
          <w:sz w:val="28"/>
          <w:szCs w:val="28"/>
          <w:lang w:val="en-US" w:eastAsia="zh-CN" w:bidi="hi-IN"/>
          <w:rPrChange w:id="114" w:author="Michele Romani" w:date="2017-03-06T13:36:00Z">
            <w:rPr>
              <w:b/>
              <w:bCs/>
              <w:kern w:val="3"/>
              <w:sz w:val="28"/>
              <w:szCs w:val="28"/>
              <w:lang w:eastAsia="zh-CN" w:bidi="hi-IN"/>
            </w:rPr>
          </w:rPrChange>
        </w:rPr>
        <w:t>phy</w:t>
      </w:r>
    </w:p>
    <w:p w14:paraId="4C074F72" w14:textId="03C2396C" w:rsidR="00F06C96" w:rsidRPr="001E6265" w:rsidRDefault="004F77C2" w:rsidP="001017C2">
      <w:pPr>
        <w:widowControl w:val="0"/>
        <w:suppressLineNumbers/>
        <w:tabs>
          <w:tab w:val="left" w:pos="72"/>
        </w:tabs>
        <w:suppressAutoHyphens/>
        <w:autoSpaceDN w:val="0"/>
        <w:jc w:val="both"/>
        <w:textAlignment w:val="baseline"/>
        <w:rPr>
          <w:rFonts w:ascii="Liberation Serif,FreeSans,Droid" w:eastAsia="Liberation Serif,FreeSans,Droid" w:hAnsi="Liberation Serif,FreeSans,Droid" w:cs="Liberation Serif,FreeSans,Droid"/>
          <w:kern w:val="3"/>
          <w:lang w:val="en-US" w:eastAsia="zh-CN" w:bidi="hi-IN"/>
          <w:rPrChange w:id="115" w:author="Michele Romani" w:date="2017-03-06T13:36:00Z">
            <w:rPr>
              <w:rFonts w:ascii="Liberation Serif,FreeSans,Droid" w:eastAsia="Liberation Serif,FreeSans,Droid" w:hAnsi="Liberation Serif,FreeSans,Droid" w:cs="Liberation Serif,FreeSans,Droid"/>
              <w:kern w:val="3"/>
              <w:lang w:eastAsia="zh-CN" w:bidi="hi-IN"/>
            </w:rPr>
          </w:rPrChange>
        </w:rPr>
      </w:pPr>
      <w:r w:rsidRPr="001E6265">
        <w:rPr>
          <w:rFonts w:ascii="Liberation Serif" w:eastAsia="Droid Sans Fallback" w:hAnsi="Liberation Serif" w:cs="FreeSans"/>
          <w:kern w:val="3"/>
          <w:lang w:val="en-US" w:eastAsia="zh-CN" w:bidi="hi-IN"/>
          <w:rPrChange w:id="116" w:author="Michele Romani" w:date="2017-03-06T13:36:00Z">
            <w:rPr>
              <w:rFonts w:ascii="Liberation Serif" w:eastAsia="Droid Sans Fallback" w:hAnsi="Liberation Serif" w:cs="FreeSans"/>
              <w:kern w:val="3"/>
              <w:lang w:eastAsia="zh-CN" w:bidi="hi-IN"/>
            </w:rPr>
          </w:rPrChange>
        </w:rPr>
        <w:t xml:space="preserve">[1] </w:t>
      </w:r>
      <w:r w:rsidR="007A3A50" w:rsidRPr="001E6265">
        <w:rPr>
          <w:rFonts w:ascii="Liberation Serif" w:eastAsia="Droid Sans Fallback" w:hAnsi="Liberation Serif" w:cs="FreeSans"/>
          <w:kern w:val="3"/>
          <w:lang w:val="en-US" w:eastAsia="zh-CN" w:bidi="hi-IN"/>
          <w:rPrChange w:id="117" w:author="Michele Romani" w:date="2017-03-06T13:36:00Z">
            <w:rPr>
              <w:rFonts w:ascii="Liberation Serif" w:eastAsia="Droid Sans Fallback" w:hAnsi="Liberation Serif" w:cs="FreeSans"/>
              <w:kern w:val="3"/>
              <w:lang w:eastAsia="zh-CN" w:bidi="hi-IN"/>
            </w:rPr>
          </w:rPrChange>
        </w:rPr>
        <w:t>Alejandro Corbellini, Cristian Mateos, Alejandro Zuinino, Daniela Godoy, Silvia Schiaffino</w:t>
      </w:r>
      <w:r w:rsidR="00BC6183" w:rsidRPr="001E6265">
        <w:rPr>
          <w:rFonts w:ascii="Liberation Serif,FreeSans,Droid" w:eastAsia="Liberation Serif,FreeSans,Droid" w:hAnsi="Liberation Serif,FreeSans,Droid" w:cs="Liberation Serif,FreeSans,Droid"/>
          <w:kern w:val="3"/>
          <w:lang w:val="en-US" w:eastAsia="zh-CN" w:bidi="hi-IN"/>
          <w:rPrChange w:id="118" w:author="Michele Romani" w:date="2017-03-06T13:36:00Z">
            <w:rPr>
              <w:rFonts w:ascii="Liberation Serif,FreeSans,Droid" w:eastAsia="Liberation Serif,FreeSans,Droid" w:hAnsi="Liberation Serif,FreeSans,Droid" w:cs="Liberation Serif,FreeSans,Droid"/>
              <w:kern w:val="3"/>
              <w:lang w:eastAsia="zh-CN" w:bidi="hi-IN"/>
            </w:rPr>
          </w:rPrChange>
        </w:rPr>
        <w:t>, 2014, Persisting big-data: The NoSQL landscape, ISISTAN Research Institute</w:t>
      </w:r>
    </w:p>
    <w:p w14:paraId="4D218CC5" w14:textId="5D6C8858" w:rsidR="00BC6183" w:rsidRPr="00BC6183" w:rsidRDefault="00BC6183" w:rsidP="001017C2">
      <w:pPr>
        <w:widowControl w:val="0"/>
        <w:suppressLineNumbers/>
        <w:tabs>
          <w:tab w:val="left" w:pos="72"/>
        </w:tabs>
        <w:suppressAutoHyphens/>
        <w:autoSpaceDN w:val="0"/>
        <w:jc w:val="both"/>
        <w:textAlignment w:val="baseline"/>
        <w:rPr>
          <w:rFonts w:ascii="Liberation Serif,FreeSans,Droid" w:eastAsia="Liberation Serif,FreeSans,Droid" w:hAnsi="Liberation Serif,FreeSans,Droid" w:cs="Liberation Serif,FreeSans,Droid"/>
          <w:lang w:val="en-US" w:eastAsia="zh-CN" w:bidi="hi-IN"/>
        </w:rPr>
      </w:pPr>
      <w:r w:rsidRPr="00BC6183">
        <w:rPr>
          <w:rFonts w:ascii="Liberation Serif,FreeSans,Droid" w:eastAsia="Liberation Serif,FreeSans,Droid" w:hAnsi="Liberation Serif,FreeSans,Droid" w:cs="Liberation Serif,FreeSans,Droid"/>
          <w:kern w:val="3"/>
          <w:lang w:val="en-US" w:eastAsia="zh-CN" w:bidi="hi-IN"/>
        </w:rPr>
        <w:t xml:space="preserve">[2] C. Mohan, </w:t>
      </w:r>
      <w:r>
        <w:rPr>
          <w:rFonts w:ascii="Liberation Serif,FreeSans,Droid" w:eastAsia="Liberation Serif,FreeSans,Droid" w:hAnsi="Liberation Serif,FreeSans,Droid" w:cs="Liberation Serif,FreeSans,Droid"/>
          <w:kern w:val="3"/>
          <w:lang w:val="en-US" w:eastAsia="zh-CN" w:bidi="hi-IN"/>
        </w:rPr>
        <w:t xml:space="preserve">2013, </w:t>
      </w:r>
      <w:r w:rsidRPr="00BC6183">
        <w:rPr>
          <w:rFonts w:ascii="Liberation Serif,FreeSans,Droid" w:eastAsia="Liberation Serif,FreeSans,Droid" w:hAnsi="Liberation Serif,FreeSans,Droid" w:cs="Liberation Serif,FreeSans,Droid"/>
          <w:kern w:val="3"/>
          <w:lang w:val="en-US" w:eastAsia="zh-CN" w:bidi="hi-IN"/>
        </w:rPr>
        <w:t>History Repeats Itself: Sensible and Non</w:t>
      </w:r>
      <w:r>
        <w:rPr>
          <w:rFonts w:ascii="Liberation Serif,FreeSans,Droid" w:eastAsia="Liberation Serif,FreeSans,Droid" w:hAnsi="Liberation Serif,FreeSans,Droid" w:cs="Liberation Serif,FreeSans,Droid"/>
          <w:kern w:val="3"/>
          <w:lang w:val="en-US" w:eastAsia="zh-CN" w:bidi="hi-IN"/>
        </w:rPr>
        <w:t>senSQL Aspects of the NoSQL Hoopla, IBM Almaden Research Center</w:t>
      </w:r>
    </w:p>
    <w:p w14:paraId="1BA225DC" w14:textId="299D373F" w:rsidR="00F06C96" w:rsidRDefault="004F77C2" w:rsidP="001017C2">
      <w:pPr>
        <w:widowControl w:val="0"/>
        <w:suppressLineNumbers/>
        <w:tabs>
          <w:tab w:val="left" w:pos="0"/>
        </w:tabs>
        <w:suppressAutoHyphens/>
        <w:autoSpaceDN w:val="0"/>
        <w:jc w:val="both"/>
        <w:textAlignment w:val="baseline"/>
        <w:rPr>
          <w:rFonts w:ascii="Liberation Serif,FreeSans,Droid" w:eastAsia="Liberation Serif,FreeSans,Droid" w:hAnsi="Liberation Serif,FreeSans,Droid" w:cs="Liberation Serif,FreeSans,Droid"/>
          <w:kern w:val="3"/>
          <w:lang w:val="en-US" w:eastAsia="zh-CN" w:bidi="hi-IN"/>
        </w:rPr>
      </w:pPr>
      <w:r w:rsidRPr="00BC6183">
        <w:rPr>
          <w:rFonts w:ascii="Liberation Serif,FreeSans,Droid" w:eastAsia="Liberation Serif,FreeSans,Droid" w:hAnsi="Liberation Serif,FreeSans,Droid" w:cs="Liberation Serif,FreeSans,Droid"/>
          <w:kern w:val="3"/>
          <w:lang w:val="en-US" w:eastAsia="zh-CN" w:bidi="hi-IN"/>
        </w:rPr>
        <w:t>[</w:t>
      </w:r>
      <w:r w:rsidR="00BC33CC">
        <w:rPr>
          <w:rFonts w:ascii="Liberation Serif,FreeSans,Droid" w:eastAsia="Liberation Serif,FreeSans,Droid" w:hAnsi="Liberation Serif,FreeSans,Droid" w:cs="Liberation Serif,FreeSans,Droid"/>
          <w:kern w:val="3"/>
          <w:lang w:val="en-US" w:eastAsia="zh-CN" w:bidi="hi-IN"/>
        </w:rPr>
        <w:t>3</w:t>
      </w:r>
      <w:r w:rsidRPr="00BC6183">
        <w:rPr>
          <w:rFonts w:ascii="Liberation Serif,FreeSans,Droid" w:eastAsia="Liberation Serif,FreeSans,Droid" w:hAnsi="Liberation Serif,FreeSans,Droid" w:cs="Liberation Serif,FreeSans,Droid"/>
          <w:kern w:val="3"/>
          <w:lang w:val="en-US" w:eastAsia="zh-CN" w:bidi="hi-IN"/>
        </w:rPr>
        <w:t xml:space="preserve">] </w:t>
      </w:r>
      <w:r w:rsidR="00BC6183" w:rsidRPr="00BC6183">
        <w:rPr>
          <w:rFonts w:ascii="Liberation Serif,FreeSans,Droid" w:eastAsia="Liberation Serif,FreeSans,Droid" w:hAnsi="Liberation Serif,FreeSans,Droid" w:cs="Liberation Serif,FreeSans,Droid"/>
          <w:kern w:val="3"/>
          <w:lang w:val="en-US" w:eastAsia="zh-CN" w:bidi="hi-IN"/>
        </w:rPr>
        <w:t xml:space="preserve">United Software Associates, High Performance Benchmarking: MongoDB and NoSQL </w:t>
      </w:r>
      <w:r w:rsidR="00BC6183">
        <w:rPr>
          <w:rFonts w:ascii="Liberation Serif,FreeSans,Droid" w:eastAsia="Liberation Serif,FreeSans,Droid" w:hAnsi="Liberation Serif,FreeSans,Droid" w:cs="Liberation Serif,FreeSans,Droid"/>
          <w:kern w:val="3"/>
          <w:lang w:val="en-US" w:eastAsia="zh-CN" w:bidi="hi-IN"/>
        </w:rPr>
        <w:t>S</w:t>
      </w:r>
      <w:r w:rsidR="00BC6183" w:rsidRPr="00BC6183">
        <w:rPr>
          <w:rFonts w:ascii="Liberation Serif,FreeSans,Droid" w:eastAsia="Liberation Serif,FreeSans,Droid" w:hAnsi="Liberation Serif,FreeSans,Droid" w:cs="Liberation Serif,FreeSans,Droid"/>
          <w:kern w:val="3"/>
          <w:lang w:val="en-US" w:eastAsia="zh-CN" w:bidi="hi-IN"/>
        </w:rPr>
        <w:t>ystems</w:t>
      </w:r>
      <w:r w:rsidR="00BC6183">
        <w:rPr>
          <w:rFonts w:ascii="Liberation Serif,FreeSans,Droid" w:eastAsia="Liberation Serif,FreeSans,Droid" w:hAnsi="Liberation Serif,FreeSans,Droid" w:cs="Liberation Serif,FreeSans,Droid"/>
          <w:kern w:val="3"/>
          <w:lang w:val="en-US" w:eastAsia="zh-CN" w:bidi="hi-IN"/>
        </w:rPr>
        <w:t>, 2015</w:t>
      </w:r>
    </w:p>
    <w:p w14:paraId="7B7AFE20" w14:textId="7347AA39" w:rsidR="00BC6183" w:rsidRDefault="00BC6183" w:rsidP="001017C2">
      <w:pPr>
        <w:widowControl w:val="0"/>
        <w:suppressLineNumbers/>
        <w:tabs>
          <w:tab w:val="left" w:pos="0"/>
        </w:tabs>
        <w:suppressAutoHyphens/>
        <w:autoSpaceDN w:val="0"/>
        <w:jc w:val="both"/>
        <w:textAlignment w:val="baseline"/>
        <w:rPr>
          <w:rFonts w:ascii="Liberation Serif,FreeSans,Droid" w:eastAsia="Liberation Serif,FreeSans,Droid" w:hAnsi="Liberation Serif,FreeSans,Droid" w:cs="Liberation Serif,FreeSans,Droid"/>
          <w:kern w:val="3"/>
          <w:lang w:val="en-US" w:eastAsia="zh-CN" w:bidi="hi-IN"/>
        </w:rPr>
      </w:pPr>
      <w:r>
        <w:rPr>
          <w:rFonts w:ascii="Liberation Serif,FreeSans,Droid" w:eastAsia="Liberation Serif,FreeSans,Droid" w:hAnsi="Liberation Serif,FreeSans,Droid" w:cs="Liberation Serif,FreeSans,Droid"/>
          <w:kern w:val="3"/>
          <w:lang w:val="en-US" w:eastAsia="zh-CN" w:bidi="hi-IN"/>
        </w:rPr>
        <w:t xml:space="preserve">[4] </w:t>
      </w:r>
      <w:r w:rsidR="00BC33CC">
        <w:rPr>
          <w:rFonts w:ascii="Liberation Serif,FreeSans,Droid" w:eastAsia="Liberation Serif,FreeSans,Droid" w:hAnsi="Liberation Serif,FreeSans,Droid" w:cs="Liberation Serif,FreeSans,Droid"/>
          <w:kern w:val="3"/>
          <w:lang w:val="en-US" w:eastAsia="zh-CN" w:bidi="hi-IN"/>
        </w:rPr>
        <w:t>MongoDB White</w:t>
      </w:r>
      <w:r>
        <w:rPr>
          <w:rFonts w:ascii="Liberation Serif,FreeSans,Droid" w:eastAsia="Liberation Serif,FreeSans,Droid" w:hAnsi="Liberation Serif,FreeSans,Droid" w:cs="Liberation Serif,FreeSans,Droid"/>
          <w:kern w:val="3"/>
          <w:lang w:val="en-US" w:eastAsia="zh-CN" w:bidi="hi-IN"/>
        </w:rPr>
        <w:t xml:space="preserve"> Paper, 2016, BigData: Examples and Guidelines for the Enterprise Decision Maker</w:t>
      </w:r>
    </w:p>
    <w:p w14:paraId="7B2332D7" w14:textId="0FF897FF" w:rsidR="00BC6183" w:rsidRPr="00BC6183" w:rsidRDefault="00BC6183" w:rsidP="001017C2">
      <w:pPr>
        <w:widowControl w:val="0"/>
        <w:suppressLineNumbers/>
        <w:tabs>
          <w:tab w:val="left" w:pos="0"/>
        </w:tabs>
        <w:suppressAutoHyphens/>
        <w:autoSpaceDN w:val="0"/>
        <w:jc w:val="both"/>
        <w:textAlignment w:val="baseline"/>
        <w:rPr>
          <w:rFonts w:ascii="Liberation Serif,FreeSans,Droid" w:eastAsia="Liberation Serif,FreeSans,Droid" w:hAnsi="Liberation Serif,FreeSans,Droid" w:cs="Liberation Serif,FreeSans,Droid"/>
          <w:lang w:val="en-US" w:eastAsia="zh-CN" w:bidi="hi-IN"/>
        </w:rPr>
      </w:pPr>
      <w:r>
        <w:rPr>
          <w:rFonts w:ascii="Liberation Serif,FreeSans,Droid" w:eastAsia="Liberation Serif,FreeSans,Droid" w:hAnsi="Liberation Serif,FreeSans,Droid" w:cs="Liberation Serif,FreeSans,Droid"/>
          <w:kern w:val="3"/>
          <w:lang w:val="en-US" w:eastAsia="zh-CN" w:bidi="hi-IN"/>
        </w:rPr>
        <w:t>[5] End Point, 2015, Benchmarking Top NoSQL Databases</w:t>
      </w:r>
    </w:p>
    <w:p w14:paraId="3B1806AF" w14:textId="477744D4" w:rsidR="00F06C96" w:rsidRPr="004F77C2" w:rsidRDefault="004F77C2" w:rsidP="001017C2">
      <w:pPr>
        <w:widowControl w:val="0"/>
        <w:suppressLineNumbers/>
        <w:tabs>
          <w:tab w:val="left" w:pos="0"/>
        </w:tabs>
        <w:suppressAutoHyphens/>
        <w:autoSpaceDN w:val="0"/>
        <w:jc w:val="both"/>
        <w:textAlignment w:val="baseline"/>
        <w:rPr>
          <w:rFonts w:ascii="Liberation Serif,FreeSans,Droid" w:eastAsia="Liberation Serif,FreeSans,Droid" w:hAnsi="Liberation Serif,FreeSans,Droid" w:cs="Liberation Serif,FreeSans,Droid"/>
          <w:lang w:val="en-US" w:eastAsia="zh-CN" w:bidi="hi-IN"/>
        </w:rPr>
      </w:pPr>
      <w:r w:rsidRPr="44035508">
        <w:rPr>
          <w:rFonts w:ascii="Liberation Serif,FreeSans,Droid" w:eastAsia="Liberation Serif,FreeSans,Droid" w:hAnsi="Liberation Serif,FreeSans,Droid" w:cs="Liberation Serif,FreeSans,Droid"/>
          <w:kern w:val="3"/>
          <w:lang w:val="en-US" w:eastAsia="zh-CN" w:bidi="hi-IN"/>
        </w:rPr>
        <w:t>[</w:t>
      </w:r>
      <w:r w:rsidR="00BC33CC">
        <w:rPr>
          <w:rFonts w:ascii="Liberation Serif,FreeSans,Droid" w:eastAsia="Liberation Serif,FreeSans,Droid" w:hAnsi="Liberation Serif,FreeSans,Droid" w:cs="Liberation Serif,FreeSans,Droid"/>
          <w:kern w:val="3"/>
          <w:lang w:val="en-US" w:eastAsia="zh-CN" w:bidi="hi-IN"/>
        </w:rPr>
        <w:t>6</w:t>
      </w:r>
      <w:r w:rsidRPr="44035508">
        <w:rPr>
          <w:rFonts w:ascii="Liberation Serif,FreeSans,Droid" w:eastAsia="Liberation Serif,FreeSans,Droid" w:hAnsi="Liberation Serif,FreeSans,Droid" w:cs="Liberation Serif,FreeSans,Droid"/>
          <w:kern w:val="3"/>
          <w:lang w:val="en-US" w:eastAsia="zh-CN" w:bidi="hi-IN"/>
        </w:rPr>
        <w:t xml:space="preserve">] </w:t>
      </w:r>
      <w:r w:rsidR="00BC33CC">
        <w:rPr>
          <w:rFonts w:ascii="Liberation Serif,FreeSans,Droid" w:eastAsia="Liberation Serif,FreeSans,Droid" w:hAnsi="Liberation Serif,FreeSans,Droid" w:cs="Liberation Serif,FreeSans,Droid"/>
          <w:kern w:val="3"/>
          <w:lang w:val="en-US" w:eastAsia="zh-CN" w:bidi="hi-IN"/>
        </w:rPr>
        <w:t>Christoforos Hadjigergiou, 2013, RDBMS vs NoSQL: Performance and Scaling Comparison, University of Edinburgh</w:t>
      </w:r>
    </w:p>
    <w:p w14:paraId="35FA75C3" w14:textId="65BC9275" w:rsidR="00F06C96" w:rsidRDefault="004F77C2" w:rsidP="001017C2">
      <w:pPr>
        <w:widowControl w:val="0"/>
        <w:suppressLineNumbers/>
        <w:tabs>
          <w:tab w:val="left" w:pos="0"/>
        </w:tabs>
        <w:suppressAutoHyphens/>
        <w:autoSpaceDN w:val="0"/>
        <w:jc w:val="both"/>
        <w:textAlignment w:val="baseline"/>
        <w:rPr>
          <w:rFonts w:ascii="Liberation Serif,FreeSans,Droid" w:eastAsia="Liberation Serif,FreeSans,Droid" w:hAnsi="Liberation Serif,FreeSans,Droid" w:cs="Liberation Serif,FreeSans,Droid"/>
          <w:kern w:val="3"/>
          <w:lang w:val="en-US" w:eastAsia="zh-CN" w:bidi="hi-IN"/>
        </w:rPr>
      </w:pPr>
      <w:r w:rsidRPr="44035508">
        <w:rPr>
          <w:rFonts w:ascii="Liberation Serif,FreeSans,Droid" w:eastAsia="Liberation Serif,FreeSans,Droid" w:hAnsi="Liberation Serif,FreeSans,Droid" w:cs="Liberation Serif,FreeSans,Droid"/>
          <w:kern w:val="3"/>
          <w:lang w:val="en-US" w:eastAsia="zh-CN" w:bidi="hi-IN"/>
        </w:rPr>
        <w:t>[</w:t>
      </w:r>
      <w:r w:rsidR="00BC33CC">
        <w:rPr>
          <w:rFonts w:ascii="Liberation Serif,FreeSans,Droid" w:eastAsia="Liberation Serif,FreeSans,Droid" w:hAnsi="Liberation Serif,FreeSans,Droid" w:cs="Liberation Serif,FreeSans,Droid"/>
          <w:kern w:val="3"/>
          <w:lang w:val="en-US" w:eastAsia="zh-CN" w:bidi="hi-IN"/>
        </w:rPr>
        <w:t>7</w:t>
      </w:r>
      <w:r w:rsidRPr="44035508">
        <w:rPr>
          <w:rFonts w:ascii="Liberation Serif,FreeSans,Droid" w:eastAsia="Liberation Serif,FreeSans,Droid" w:hAnsi="Liberation Serif,FreeSans,Droid" w:cs="Liberation Serif,FreeSans,Droid"/>
          <w:kern w:val="3"/>
          <w:lang w:val="en-US" w:eastAsia="zh-CN" w:bidi="hi-IN"/>
        </w:rPr>
        <w:t xml:space="preserve">] </w:t>
      </w:r>
      <w:r w:rsidR="000B7EA0">
        <w:rPr>
          <w:rFonts w:ascii="Liberation Serif,FreeSans,Droid" w:eastAsia="Liberation Serif,FreeSans,Droid" w:hAnsi="Liberation Serif,FreeSans,Droid" w:cs="Liberation Serif,FreeSans,Droid"/>
          <w:kern w:val="3"/>
          <w:lang w:val="en-US" w:eastAsia="zh-CN" w:bidi="hi-IN"/>
        </w:rPr>
        <w:t>Tilmann Rabl, Mohammad Sadoghi, Hans-Arno Jacobsen, 2012, Solving Big Data Challenges for Enterprise Application Performance Management, International Conference on Very Large Data Bases</w:t>
      </w:r>
    </w:p>
    <w:p w14:paraId="0E4B7D21" w14:textId="18A30D28" w:rsidR="00F72630" w:rsidRDefault="00F72630" w:rsidP="001017C2">
      <w:pPr>
        <w:widowControl w:val="0"/>
        <w:suppressLineNumbers/>
        <w:tabs>
          <w:tab w:val="left" w:pos="0"/>
        </w:tabs>
        <w:suppressAutoHyphens/>
        <w:autoSpaceDN w:val="0"/>
        <w:jc w:val="both"/>
        <w:textAlignment w:val="baseline"/>
        <w:rPr>
          <w:ins w:id="119" w:author="Michele Romani" w:date="2017-03-02T22:13:00Z"/>
          <w:rFonts w:ascii="Liberation Serif,FreeSans,Droid" w:eastAsia="Liberation Serif,FreeSans,Droid" w:hAnsi="Liberation Serif,FreeSans,Droid" w:cs="Liberation Serif,FreeSans,Droid"/>
          <w:lang w:val="en-US" w:eastAsia="zh-CN" w:bidi="hi-IN"/>
        </w:rPr>
      </w:pPr>
      <w:r>
        <w:rPr>
          <w:rFonts w:ascii="Liberation Serif,FreeSans,Droid" w:eastAsia="Liberation Serif,FreeSans,Droid" w:hAnsi="Liberation Serif,FreeSans,Droid" w:cs="Liberation Serif,FreeSans,Droid"/>
          <w:lang w:val="en-US" w:eastAsia="zh-CN" w:bidi="hi-IN"/>
        </w:rPr>
        <w:t xml:space="preserve">[8] </w:t>
      </w:r>
      <w:r w:rsidR="00F24C92">
        <w:fldChar w:fldCharType="begin"/>
      </w:r>
      <w:r w:rsidR="00F24C92" w:rsidRPr="00F24C92">
        <w:rPr>
          <w:lang w:val="en-US"/>
          <w:rPrChange w:id="120" w:author="Michele Romani" w:date="2017-02-25T18:28:00Z">
            <w:rPr/>
          </w:rPrChange>
        </w:rPr>
        <w:instrText xml:space="preserve"> HYPERLINK "https://docs.mongodb.com" </w:instrText>
      </w:r>
      <w:r w:rsidR="00F24C92">
        <w:fldChar w:fldCharType="separate"/>
      </w:r>
      <w:r w:rsidRPr="00F72630">
        <w:rPr>
          <w:rStyle w:val="Collegamentoipertestuale"/>
          <w:rFonts w:ascii="Liberation Serif,FreeSans,Droid" w:eastAsia="Liberation Serif,FreeSans,Droid" w:hAnsi="Liberation Serif,FreeSans,Droid" w:cs="Liberation Serif,FreeSans,Droid"/>
          <w:lang w:val="en-US" w:eastAsia="zh-CN" w:bidi="hi-IN"/>
        </w:rPr>
        <w:t>https://docs.mongodb.com</w:t>
      </w:r>
      <w:r w:rsidR="00F24C92">
        <w:rPr>
          <w:rStyle w:val="Collegamentoipertestuale"/>
          <w:rFonts w:ascii="Liberation Serif,FreeSans,Droid" w:eastAsia="Liberation Serif,FreeSans,Droid" w:hAnsi="Liberation Serif,FreeSans,Droid" w:cs="Liberation Serif,FreeSans,Droid"/>
          <w:lang w:val="en-US" w:eastAsia="zh-CN" w:bidi="hi-IN"/>
        </w:rPr>
        <w:fldChar w:fldCharType="end"/>
      </w:r>
      <w:r>
        <w:rPr>
          <w:rFonts w:ascii="Liberation Serif,FreeSans,Droid" w:eastAsia="Liberation Serif,FreeSans,Droid" w:hAnsi="Liberation Serif,FreeSans,Droid" w:cs="Liberation Serif,FreeSans,Droid"/>
          <w:lang w:val="en-US" w:eastAsia="zh-CN" w:bidi="hi-IN"/>
        </w:rPr>
        <w:t>, 20/02/2017</w:t>
      </w:r>
    </w:p>
    <w:p w14:paraId="423C7E1D" w14:textId="5F305015" w:rsidR="00C4069D" w:rsidRDefault="00302761" w:rsidP="001017C2">
      <w:pPr>
        <w:widowControl w:val="0"/>
        <w:suppressLineNumbers/>
        <w:tabs>
          <w:tab w:val="left" w:pos="0"/>
        </w:tabs>
        <w:suppressAutoHyphens/>
        <w:autoSpaceDN w:val="0"/>
        <w:jc w:val="both"/>
        <w:textAlignment w:val="baseline"/>
        <w:rPr>
          <w:ins w:id="121" w:author="Michele Romani" w:date="2017-03-02T22:15:00Z"/>
          <w:rFonts w:ascii="Liberation Serif,FreeSans,Droid" w:eastAsia="Liberation Serif,FreeSans,Droid" w:hAnsi="Liberation Serif,FreeSans,Droid" w:cs="Liberation Serif,FreeSans,Droid"/>
          <w:lang w:val="en-US" w:eastAsia="zh-CN" w:bidi="hi-IN"/>
        </w:rPr>
      </w:pPr>
      <w:ins w:id="122" w:author="Michele Romani" w:date="2017-03-02T22:15:00Z">
        <w:r>
          <w:rPr>
            <w:rFonts w:ascii="Liberation Serif,FreeSans,Droid" w:eastAsia="Liberation Serif,FreeSans,Droid" w:hAnsi="Liberation Serif,FreeSans,Droid" w:cs="Liberation Serif,FreeSans,Droid"/>
            <w:lang w:val="en-US" w:eastAsia="zh-CN" w:bidi="hi-IN"/>
          </w:rPr>
          <w:fldChar w:fldCharType="begin"/>
        </w:r>
        <w:r>
          <w:rPr>
            <w:rFonts w:ascii="Liberation Serif,FreeSans,Droid" w:eastAsia="Liberation Serif,FreeSans,Droid" w:hAnsi="Liberation Serif,FreeSans,Droid" w:cs="Liberation Serif,FreeSans,Droid"/>
            <w:lang w:val="en-US" w:eastAsia="zh-CN" w:bidi="hi-IN"/>
          </w:rPr>
          <w:instrText xml:space="preserve"> HYPERLINK "</w:instrText>
        </w:r>
      </w:ins>
      <w:ins w:id="123" w:author="Michele Romani" w:date="2017-03-02T22:13:00Z">
        <w:r w:rsidRPr="00C4069D">
          <w:rPr>
            <w:rFonts w:ascii="Liberation Serif,FreeSans,Droid" w:eastAsia="Liberation Serif,FreeSans,Droid" w:hAnsi="Liberation Serif,FreeSans,Droid" w:cs="Liberation Serif,FreeSans,Droid"/>
            <w:lang w:val="en-US" w:eastAsia="zh-CN" w:bidi="hi-IN"/>
          </w:rPr>
          <w:instrText>http://microservices.io/patterns/microservices.html</w:instrText>
        </w:r>
      </w:ins>
      <w:ins w:id="124" w:author="Michele Romani" w:date="2017-03-02T22:15:00Z">
        <w:r>
          <w:rPr>
            <w:rFonts w:ascii="Liberation Serif,FreeSans,Droid" w:eastAsia="Liberation Serif,FreeSans,Droid" w:hAnsi="Liberation Serif,FreeSans,Droid" w:cs="Liberation Serif,FreeSans,Droid"/>
            <w:lang w:val="en-US" w:eastAsia="zh-CN" w:bidi="hi-IN"/>
          </w:rPr>
          <w:instrText xml:space="preserve">" </w:instrText>
        </w:r>
        <w:r>
          <w:rPr>
            <w:rFonts w:ascii="Liberation Serif,FreeSans,Droid" w:eastAsia="Liberation Serif,FreeSans,Droid" w:hAnsi="Liberation Serif,FreeSans,Droid" w:cs="Liberation Serif,FreeSans,Droid"/>
            <w:lang w:val="en-US" w:eastAsia="zh-CN" w:bidi="hi-IN"/>
          </w:rPr>
          <w:fldChar w:fldCharType="separate"/>
        </w:r>
      </w:ins>
      <w:r w:rsidRPr="007B601B">
        <w:rPr>
          <w:rStyle w:val="Collegamentoipertestuale"/>
          <w:rFonts w:ascii="Liberation Serif,FreeSans,Droid" w:eastAsia="Liberation Serif,FreeSans,Droid" w:hAnsi="Liberation Serif,FreeSans,Droid" w:cs="Liberation Serif,FreeSans,Droid"/>
          <w:lang w:val="en-US" w:eastAsia="zh-CN" w:bidi="hi-IN"/>
        </w:rPr>
        <w:t>http://microservices.io/patterns/microservices.html</w:t>
      </w:r>
      <w:ins w:id="125" w:author="Michele Romani" w:date="2017-03-02T22:15:00Z">
        <w:r>
          <w:rPr>
            <w:rFonts w:ascii="Liberation Serif,FreeSans,Droid" w:eastAsia="Liberation Serif,FreeSans,Droid" w:hAnsi="Liberation Serif,FreeSans,Droid" w:cs="Liberation Serif,FreeSans,Droid"/>
            <w:lang w:val="en-US" w:eastAsia="zh-CN" w:bidi="hi-IN"/>
          </w:rPr>
          <w:fldChar w:fldCharType="end"/>
        </w:r>
      </w:ins>
    </w:p>
    <w:p w14:paraId="1F2FB9E4" w14:textId="49E6D1FF" w:rsidR="00302761" w:rsidRDefault="001E6265" w:rsidP="001017C2">
      <w:pPr>
        <w:widowControl w:val="0"/>
        <w:suppressLineNumbers/>
        <w:tabs>
          <w:tab w:val="left" w:pos="0"/>
        </w:tabs>
        <w:suppressAutoHyphens/>
        <w:autoSpaceDN w:val="0"/>
        <w:jc w:val="both"/>
        <w:textAlignment w:val="baseline"/>
        <w:rPr>
          <w:ins w:id="126" w:author="Michele Romani" w:date="2017-03-06T13:36:00Z"/>
          <w:rFonts w:ascii="Liberation Serif,FreeSans,Droid" w:eastAsia="Liberation Serif,FreeSans,Droid" w:hAnsi="Liberation Serif,FreeSans,Droid" w:cs="Liberation Serif,FreeSans,Droid"/>
          <w:lang w:val="en-US" w:eastAsia="zh-CN" w:bidi="hi-IN"/>
        </w:rPr>
      </w:pPr>
      <w:ins w:id="127" w:author="Michele Romani" w:date="2017-03-06T13:36:00Z">
        <w:r>
          <w:rPr>
            <w:rFonts w:ascii="Liberation Serif,FreeSans,Droid" w:eastAsia="Liberation Serif,FreeSans,Droid" w:hAnsi="Liberation Serif,FreeSans,Droid" w:cs="Liberation Serif,FreeSans,Droid"/>
            <w:lang w:val="en-US" w:eastAsia="zh-CN" w:bidi="hi-IN"/>
          </w:rPr>
          <w:fldChar w:fldCharType="begin"/>
        </w:r>
        <w:r>
          <w:rPr>
            <w:rFonts w:ascii="Liberation Serif,FreeSans,Droid" w:eastAsia="Liberation Serif,FreeSans,Droid" w:hAnsi="Liberation Serif,FreeSans,Droid" w:cs="Liberation Serif,FreeSans,Droid"/>
            <w:lang w:val="en-US" w:eastAsia="zh-CN" w:bidi="hi-IN"/>
          </w:rPr>
          <w:instrText xml:space="preserve"> HYPERLINK "</w:instrText>
        </w:r>
      </w:ins>
      <w:ins w:id="128" w:author="Michele Romani" w:date="2017-03-02T22:15:00Z">
        <w:r w:rsidRPr="00302761">
          <w:rPr>
            <w:rFonts w:ascii="Liberation Serif,FreeSans,Droid" w:eastAsia="Liberation Serif,FreeSans,Droid" w:hAnsi="Liberation Serif,FreeSans,Droid" w:cs="Liberation Serif,FreeSans,Droid"/>
            <w:lang w:val="en-US" w:eastAsia="zh-CN" w:bidi="hi-IN"/>
          </w:rPr>
          <w:instrText>https://datascience.berkeley.edu/what-is-big-data/</w:instrText>
        </w:r>
      </w:ins>
      <w:ins w:id="129" w:author="Michele Romani" w:date="2017-03-06T13:36:00Z">
        <w:r>
          <w:rPr>
            <w:rFonts w:ascii="Liberation Serif,FreeSans,Droid" w:eastAsia="Liberation Serif,FreeSans,Droid" w:hAnsi="Liberation Serif,FreeSans,Droid" w:cs="Liberation Serif,FreeSans,Droid"/>
            <w:lang w:val="en-US" w:eastAsia="zh-CN" w:bidi="hi-IN"/>
          </w:rPr>
          <w:instrText xml:space="preserve">" </w:instrText>
        </w:r>
        <w:r>
          <w:rPr>
            <w:rFonts w:ascii="Liberation Serif,FreeSans,Droid" w:eastAsia="Liberation Serif,FreeSans,Droid" w:hAnsi="Liberation Serif,FreeSans,Droid" w:cs="Liberation Serif,FreeSans,Droid"/>
            <w:lang w:val="en-US" w:eastAsia="zh-CN" w:bidi="hi-IN"/>
          </w:rPr>
          <w:fldChar w:fldCharType="separate"/>
        </w:r>
      </w:ins>
      <w:r w:rsidRPr="005A7079">
        <w:rPr>
          <w:rStyle w:val="Collegamentoipertestuale"/>
          <w:rFonts w:ascii="Liberation Serif,FreeSans,Droid" w:eastAsia="Liberation Serif,FreeSans,Droid" w:hAnsi="Liberation Serif,FreeSans,Droid" w:cs="Liberation Serif,FreeSans,Droid"/>
          <w:lang w:val="en-US" w:eastAsia="zh-CN" w:bidi="hi-IN"/>
        </w:rPr>
        <w:t>https://datascience.berkeley.edu/what-is-big-data/</w:t>
      </w:r>
      <w:ins w:id="130" w:author="Michele Romani" w:date="2017-03-06T13:36:00Z">
        <w:r>
          <w:rPr>
            <w:rFonts w:ascii="Liberation Serif,FreeSans,Droid" w:eastAsia="Liberation Serif,FreeSans,Droid" w:hAnsi="Liberation Serif,FreeSans,Droid" w:cs="Liberation Serif,FreeSans,Droid"/>
            <w:lang w:val="en-US" w:eastAsia="zh-CN" w:bidi="hi-IN"/>
          </w:rPr>
          <w:fldChar w:fldCharType="end"/>
        </w:r>
      </w:ins>
    </w:p>
    <w:p w14:paraId="3DA9FDA0" w14:textId="65AEADC1" w:rsidR="001E6265" w:rsidRPr="00302761" w:rsidRDefault="001E6265" w:rsidP="001017C2">
      <w:pPr>
        <w:widowControl w:val="0"/>
        <w:suppressLineNumbers/>
        <w:tabs>
          <w:tab w:val="left" w:pos="0"/>
        </w:tabs>
        <w:suppressAutoHyphens/>
        <w:autoSpaceDN w:val="0"/>
        <w:jc w:val="both"/>
        <w:textAlignment w:val="baseline"/>
        <w:rPr>
          <w:rFonts w:ascii="Liberation Serif,FreeSans,Droid" w:eastAsia="Liberation Serif,FreeSans,Droid" w:hAnsi="Liberation Serif,FreeSans,Droid" w:cs="Liberation Serif,FreeSans,Droid"/>
          <w:u w:val="single"/>
          <w:lang w:val="en-US" w:eastAsia="zh-CN" w:bidi="hi-IN"/>
          <w:rPrChange w:id="131" w:author="Michele Romani" w:date="2017-03-02T22:15:00Z">
            <w:rPr>
              <w:rFonts w:ascii="Liberation Serif,FreeSans,Droid" w:eastAsia="Liberation Serif,FreeSans,Droid" w:hAnsi="Liberation Serif,FreeSans,Droid" w:cs="Liberation Serif,FreeSans,Droid"/>
              <w:lang w:val="en-US" w:eastAsia="zh-CN" w:bidi="hi-IN"/>
            </w:rPr>
          </w:rPrChange>
        </w:rPr>
      </w:pPr>
      <w:ins w:id="132" w:author="Michele Romani" w:date="2017-03-06T13:36:00Z">
        <w:r>
          <w:t>http://microservices.io/</w:t>
        </w:r>
      </w:ins>
      <w:bookmarkStart w:id="133" w:name="_GoBack"/>
      <w:bookmarkEnd w:id="133"/>
    </w:p>
    <w:p w14:paraId="163F1101"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31AE1414"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3942C625" w14:textId="77777777" w:rsidR="00F06C96" w:rsidRPr="004F77C2" w:rsidRDefault="00F06C96" w:rsidP="001017C2">
      <w:pPr>
        <w:widowControl w:val="0"/>
        <w:suppressAutoHyphens/>
        <w:autoSpaceDN w:val="0"/>
        <w:ind w:firstLine="58"/>
        <w:jc w:val="both"/>
        <w:textAlignment w:val="baseline"/>
        <w:rPr>
          <w:b/>
          <w:i/>
          <w:sz w:val="22"/>
          <w:szCs w:val="22"/>
          <w:lang w:val="en-US" w:eastAsia="zh-CN" w:bidi="hi-IN"/>
        </w:rPr>
      </w:pPr>
      <w:r w:rsidRPr="44035508">
        <w:rPr>
          <w:b/>
          <w:i/>
          <w:kern w:val="3"/>
          <w:sz w:val="22"/>
          <w:szCs w:val="22"/>
          <w:lang w:val="en-US" w:eastAsia="zh-CN" w:bidi="hi-IN"/>
        </w:rPr>
        <w:t>Note</w:t>
      </w:r>
    </w:p>
    <w:p w14:paraId="5541ADFD" w14:textId="4CE173FF" w:rsidR="00C400A6" w:rsidRDefault="00C400A6" w:rsidP="001017C2">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In t</w:t>
      </w:r>
      <w:r w:rsidR="00E9259F" w:rsidRPr="44035508">
        <w:rPr>
          <w:i/>
          <w:kern w:val="3"/>
          <w:sz w:val="22"/>
          <w:szCs w:val="22"/>
          <w:lang w:val="en-US" w:eastAsia="zh-CN" w:bidi="hi-IN"/>
        </w:rPr>
        <w:t xml:space="preserve">he </w:t>
      </w:r>
      <w:r w:rsidR="004F77C2" w:rsidRPr="44035508">
        <w:rPr>
          <w:i/>
          <w:kern w:val="3"/>
          <w:sz w:val="22"/>
          <w:szCs w:val="22"/>
          <w:lang w:val="en-US" w:eastAsia="zh-CN" w:bidi="hi-IN"/>
        </w:rPr>
        <w:t>bibliography,</w:t>
      </w:r>
      <w:r w:rsidR="00E9259F" w:rsidRPr="44035508">
        <w:rPr>
          <w:i/>
          <w:kern w:val="3"/>
          <w:sz w:val="22"/>
          <w:szCs w:val="22"/>
          <w:lang w:val="en-US" w:eastAsia="zh-CN" w:bidi="hi-IN"/>
        </w:rPr>
        <w:t xml:space="preserve"> </w:t>
      </w:r>
      <w:r w:rsidRPr="44035508">
        <w:rPr>
          <w:i/>
          <w:kern w:val="3"/>
          <w:sz w:val="22"/>
          <w:szCs w:val="22"/>
          <w:lang w:val="en-US" w:eastAsia="zh-CN" w:bidi="hi-IN"/>
        </w:rPr>
        <w:t xml:space="preserve">all the sources consulted for the dissertation have to be </w:t>
      </w:r>
      <w:r w:rsidR="001D1A7C" w:rsidRPr="44035508">
        <w:rPr>
          <w:i/>
          <w:kern w:val="3"/>
          <w:sz w:val="22"/>
          <w:szCs w:val="22"/>
          <w:lang w:val="en-US" w:eastAsia="zh-CN" w:bidi="hi-IN"/>
        </w:rPr>
        <w:t xml:space="preserve">cited and listed </w:t>
      </w:r>
      <w:r w:rsidRPr="44035508">
        <w:rPr>
          <w:i/>
          <w:kern w:val="3"/>
          <w:sz w:val="22"/>
          <w:szCs w:val="22"/>
          <w:lang w:val="en-US" w:eastAsia="zh-CN" w:bidi="hi-IN"/>
        </w:rPr>
        <w:t>in alphabetical order by the first author's surname.</w:t>
      </w:r>
    </w:p>
    <w:p w14:paraId="4D5297B1"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AE39DA6" w14:textId="77777777" w:rsidR="00C400A6" w:rsidRPr="00C400A6" w:rsidRDefault="00C400A6" w:rsidP="001017C2">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According to the source material</w:t>
      </w:r>
      <w:r w:rsidR="00B30641" w:rsidRPr="44035508">
        <w:rPr>
          <w:i/>
          <w:kern w:val="3"/>
          <w:sz w:val="22"/>
          <w:szCs w:val="22"/>
          <w:lang w:val="en-US" w:eastAsia="zh-CN" w:bidi="hi-IN"/>
        </w:rPr>
        <w:t>,</w:t>
      </w:r>
      <w:r w:rsidRPr="44035508">
        <w:rPr>
          <w:i/>
          <w:kern w:val="3"/>
          <w:sz w:val="22"/>
          <w:szCs w:val="22"/>
          <w:lang w:val="en-US" w:eastAsia="zh-CN" w:bidi="hi-IN"/>
        </w:rPr>
        <w:t xml:space="preserve"> the quot</w:t>
      </w:r>
      <w:r w:rsidR="00B30641" w:rsidRPr="44035508">
        <w:rPr>
          <w:i/>
          <w:kern w:val="3"/>
          <w:sz w:val="22"/>
          <w:szCs w:val="22"/>
          <w:lang w:val="en-US" w:eastAsia="zh-CN" w:bidi="hi-IN"/>
        </w:rPr>
        <w:t>ation</w:t>
      </w:r>
      <w:r w:rsidRPr="44035508">
        <w:rPr>
          <w:i/>
          <w:kern w:val="3"/>
          <w:sz w:val="22"/>
          <w:szCs w:val="22"/>
          <w:lang w:val="en-US" w:eastAsia="zh-CN" w:bidi="hi-IN"/>
        </w:rPr>
        <w:t xml:space="preserve"> has to be as follows:</w:t>
      </w:r>
    </w:p>
    <w:p w14:paraId="712A16B7"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0AF8EB8" w14:textId="77777777" w:rsidR="00F06C96" w:rsidRPr="00C400A6" w:rsidRDefault="00C400A6" w:rsidP="001017C2">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BOOKS</w:t>
      </w:r>
    </w:p>
    <w:p w14:paraId="114C3537" w14:textId="77777777" w:rsidR="00C400A6" w:rsidRPr="00C400A6" w:rsidRDefault="00C400A6" w:rsidP="00056337">
      <w:pPr>
        <w:widowControl w:val="0"/>
        <w:suppressAutoHyphens/>
        <w:autoSpaceDN w:val="0"/>
        <w:jc w:val="both"/>
        <w:textAlignment w:val="baseline"/>
        <w:rPr>
          <w:i/>
          <w:sz w:val="22"/>
          <w:szCs w:val="22"/>
          <w:lang w:val="en-US" w:eastAsia="zh-CN" w:bidi="hi-IN"/>
        </w:rPr>
      </w:pPr>
      <w:r w:rsidRPr="44035508">
        <w:rPr>
          <w:i/>
          <w:kern w:val="3"/>
          <w:sz w:val="22"/>
          <w:szCs w:val="22"/>
          <w:lang w:val="en-US" w:eastAsia="zh-CN" w:bidi="hi-IN"/>
        </w:rPr>
        <w:t xml:space="preserve">Surname and initial/s of the name/s of the author/s, </w:t>
      </w:r>
      <w:r w:rsidR="00B30641" w:rsidRPr="44035508">
        <w:rPr>
          <w:i/>
          <w:kern w:val="3"/>
          <w:sz w:val="22"/>
          <w:szCs w:val="22"/>
          <w:lang w:val="en-US" w:eastAsia="zh-CN" w:bidi="hi-IN"/>
        </w:rPr>
        <w:t>date of edition, publishing house and (if applicable) number of edition.</w:t>
      </w:r>
    </w:p>
    <w:p w14:paraId="7A1E3653"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27586BA0" w14:textId="4B35BB16" w:rsidR="00914972" w:rsidRDefault="00914972" w:rsidP="001017C2">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 xml:space="preserve">JOURNAL </w:t>
      </w:r>
      <w:r w:rsidR="00B30641" w:rsidRPr="44035508">
        <w:rPr>
          <w:i/>
          <w:kern w:val="3"/>
          <w:sz w:val="22"/>
          <w:szCs w:val="22"/>
          <w:lang w:val="en-US" w:eastAsia="zh-CN" w:bidi="hi-IN"/>
        </w:rPr>
        <w:t xml:space="preserve">ARTICLES </w:t>
      </w:r>
    </w:p>
    <w:p w14:paraId="44E4B8BD" w14:textId="77777777" w:rsidR="00B30641" w:rsidRDefault="00B30641" w:rsidP="00056337">
      <w:pPr>
        <w:widowControl w:val="0"/>
        <w:suppressAutoHyphens/>
        <w:autoSpaceDN w:val="0"/>
        <w:jc w:val="both"/>
        <w:textAlignment w:val="baseline"/>
        <w:rPr>
          <w:i/>
          <w:sz w:val="22"/>
          <w:szCs w:val="22"/>
          <w:lang w:val="en-US" w:eastAsia="zh-CN" w:bidi="hi-IN"/>
        </w:rPr>
      </w:pPr>
      <w:r w:rsidRPr="44035508">
        <w:rPr>
          <w:i/>
          <w:kern w:val="3"/>
          <w:sz w:val="22"/>
          <w:szCs w:val="22"/>
          <w:lang w:val="en-US" w:eastAsia="zh-CN" w:bidi="hi-IN"/>
        </w:rPr>
        <w:t xml:space="preserve">Surname and initial/s of the </w:t>
      </w:r>
      <w:r w:rsidR="00914972" w:rsidRPr="44035508">
        <w:rPr>
          <w:i/>
          <w:kern w:val="3"/>
          <w:sz w:val="22"/>
          <w:szCs w:val="22"/>
          <w:lang w:val="en-US" w:eastAsia="zh-CN" w:bidi="hi-IN"/>
        </w:rPr>
        <w:t xml:space="preserve">first </w:t>
      </w:r>
      <w:r w:rsidRPr="44035508">
        <w:rPr>
          <w:i/>
          <w:kern w:val="3"/>
          <w:sz w:val="22"/>
          <w:szCs w:val="22"/>
          <w:lang w:val="en-US" w:eastAsia="zh-CN" w:bidi="hi-IN"/>
        </w:rPr>
        <w:t>name/s of the author/s,</w:t>
      </w:r>
      <w:r w:rsidR="00F70BB3" w:rsidRPr="44035508">
        <w:rPr>
          <w:i/>
          <w:kern w:val="3"/>
          <w:sz w:val="22"/>
          <w:szCs w:val="22"/>
          <w:lang w:val="en-US" w:eastAsia="zh-CN" w:bidi="hi-IN"/>
        </w:rPr>
        <w:t xml:space="preserve"> title of the article, name</w:t>
      </w:r>
      <w:r w:rsidRPr="44035508">
        <w:rPr>
          <w:i/>
          <w:kern w:val="3"/>
          <w:sz w:val="22"/>
          <w:szCs w:val="22"/>
          <w:lang w:val="en-US" w:eastAsia="zh-CN" w:bidi="hi-IN"/>
        </w:rPr>
        <w:t xml:space="preserve"> of the journal, volume</w:t>
      </w:r>
      <w:r w:rsidR="00F70BB3" w:rsidRPr="44035508">
        <w:rPr>
          <w:i/>
          <w:kern w:val="3"/>
          <w:sz w:val="22"/>
          <w:szCs w:val="22"/>
          <w:lang w:val="en-US" w:eastAsia="zh-CN" w:bidi="hi-IN"/>
        </w:rPr>
        <w:t xml:space="preserve"> </w:t>
      </w:r>
      <w:r w:rsidRPr="44035508">
        <w:rPr>
          <w:i/>
          <w:kern w:val="3"/>
          <w:sz w:val="22"/>
          <w:szCs w:val="22"/>
          <w:lang w:val="en-US" w:eastAsia="zh-CN" w:bidi="hi-IN"/>
        </w:rPr>
        <w:t>number,</w:t>
      </w:r>
      <w:r w:rsidR="00F70BB3" w:rsidRPr="44035508">
        <w:rPr>
          <w:i/>
          <w:kern w:val="3"/>
          <w:sz w:val="22"/>
          <w:szCs w:val="22"/>
          <w:lang w:val="en-US" w:eastAsia="zh-CN" w:bidi="hi-IN"/>
        </w:rPr>
        <w:t xml:space="preserve"> issue number and page numbers</w:t>
      </w:r>
      <w:r w:rsidRPr="44035508">
        <w:rPr>
          <w:i/>
          <w:kern w:val="3"/>
          <w:sz w:val="22"/>
          <w:szCs w:val="22"/>
          <w:lang w:val="en-US" w:eastAsia="zh-CN" w:bidi="hi-IN"/>
        </w:rPr>
        <w:t>.</w:t>
      </w:r>
    </w:p>
    <w:p w14:paraId="6B4A72C3"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482FC33D" w14:textId="77777777" w:rsidR="00F06C96" w:rsidRPr="00914972" w:rsidRDefault="00B30641" w:rsidP="001017C2">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CONFERENCE PAPERS</w:t>
      </w:r>
    </w:p>
    <w:p w14:paraId="68DB8EE7" w14:textId="77777777" w:rsidR="00914972" w:rsidRPr="00914972" w:rsidRDefault="00914972" w:rsidP="00056337">
      <w:pPr>
        <w:widowControl w:val="0"/>
        <w:suppressAutoHyphens/>
        <w:autoSpaceDN w:val="0"/>
        <w:jc w:val="both"/>
        <w:textAlignment w:val="baseline"/>
        <w:rPr>
          <w:i/>
          <w:sz w:val="22"/>
          <w:szCs w:val="22"/>
          <w:lang w:val="en-US" w:eastAsia="zh-CN" w:bidi="hi-IN"/>
        </w:rPr>
      </w:pPr>
      <w:r w:rsidRPr="44035508">
        <w:rPr>
          <w:i/>
          <w:kern w:val="3"/>
          <w:sz w:val="22"/>
          <w:szCs w:val="22"/>
          <w:lang w:val="en-US" w:eastAsia="zh-CN" w:bidi="hi-IN"/>
        </w:rPr>
        <w:t>Surname and initial/s of the name/s of the author/s, year</w:t>
      </w:r>
      <w:r w:rsidR="00F70BB3" w:rsidRPr="44035508">
        <w:rPr>
          <w:i/>
          <w:kern w:val="3"/>
          <w:sz w:val="22"/>
          <w:szCs w:val="22"/>
          <w:lang w:val="en-US" w:eastAsia="zh-CN" w:bidi="hi-IN"/>
        </w:rPr>
        <w:t xml:space="preserve"> of the conference</w:t>
      </w:r>
      <w:r w:rsidRPr="44035508">
        <w:rPr>
          <w:i/>
          <w:kern w:val="3"/>
          <w:sz w:val="22"/>
          <w:szCs w:val="22"/>
          <w:lang w:val="en-US" w:eastAsia="zh-CN" w:bidi="hi-IN"/>
        </w:rPr>
        <w:t xml:space="preserve">, title of the article, </w:t>
      </w:r>
      <w:r w:rsidR="00F70BB3" w:rsidRPr="44035508">
        <w:rPr>
          <w:i/>
          <w:kern w:val="3"/>
          <w:sz w:val="22"/>
          <w:szCs w:val="22"/>
          <w:lang w:val="en-US" w:eastAsia="zh-CN" w:bidi="hi-IN"/>
        </w:rPr>
        <w:t>name</w:t>
      </w:r>
      <w:r w:rsidRPr="44035508">
        <w:rPr>
          <w:i/>
          <w:kern w:val="3"/>
          <w:sz w:val="22"/>
          <w:szCs w:val="22"/>
          <w:lang w:val="en-US" w:eastAsia="zh-CN" w:bidi="hi-IN"/>
        </w:rPr>
        <w:t xml:space="preserve"> of the conference, place of the conference, conference dates, </w:t>
      </w:r>
      <w:r w:rsidR="00F70BB3" w:rsidRPr="44035508">
        <w:rPr>
          <w:i/>
          <w:kern w:val="3"/>
          <w:sz w:val="22"/>
          <w:szCs w:val="22"/>
          <w:lang w:val="en-US" w:eastAsia="zh-CN" w:bidi="hi-IN"/>
        </w:rPr>
        <w:t xml:space="preserve">page </w:t>
      </w:r>
      <w:r w:rsidRPr="44035508">
        <w:rPr>
          <w:i/>
          <w:kern w:val="3"/>
          <w:sz w:val="22"/>
          <w:szCs w:val="22"/>
          <w:lang w:val="en-US" w:eastAsia="zh-CN" w:bidi="hi-IN"/>
        </w:rPr>
        <w:t>number</w:t>
      </w:r>
      <w:r w:rsidR="00F70BB3" w:rsidRPr="44035508">
        <w:rPr>
          <w:i/>
          <w:kern w:val="3"/>
          <w:sz w:val="22"/>
          <w:szCs w:val="22"/>
          <w:lang w:val="en-US" w:eastAsia="zh-CN" w:bidi="hi-IN"/>
        </w:rPr>
        <w:t>s</w:t>
      </w:r>
      <w:r w:rsidRPr="44035508">
        <w:rPr>
          <w:i/>
          <w:kern w:val="3"/>
          <w:sz w:val="22"/>
          <w:szCs w:val="22"/>
          <w:lang w:val="en-US" w:eastAsia="zh-CN" w:bidi="hi-IN"/>
        </w:rPr>
        <w:t>.</w:t>
      </w:r>
    </w:p>
    <w:p w14:paraId="6D6CE9F4"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151DB047" w14:textId="77777777" w:rsidR="00F06C96" w:rsidRPr="00520E84" w:rsidRDefault="00914972" w:rsidP="001017C2">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CITING WEB</w:t>
      </w:r>
      <w:r w:rsidR="00520E84" w:rsidRPr="44035508">
        <w:rPr>
          <w:i/>
          <w:kern w:val="3"/>
          <w:sz w:val="22"/>
          <w:szCs w:val="22"/>
          <w:lang w:val="en-US" w:eastAsia="zh-CN" w:bidi="hi-IN"/>
        </w:rPr>
        <w:t xml:space="preserve"> RESOURCES</w:t>
      </w:r>
    </w:p>
    <w:p w14:paraId="241CE6D8" w14:textId="77777777" w:rsidR="00914972" w:rsidRPr="00914972" w:rsidRDefault="00914972" w:rsidP="00914972">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 xml:space="preserve">The </w:t>
      </w:r>
      <w:r w:rsidR="00F70BB3" w:rsidRPr="44035508">
        <w:rPr>
          <w:i/>
          <w:kern w:val="3"/>
          <w:sz w:val="22"/>
          <w:szCs w:val="22"/>
          <w:lang w:val="en-US" w:eastAsia="zh-CN" w:bidi="hi-IN"/>
        </w:rPr>
        <w:t xml:space="preserve">consulted </w:t>
      </w:r>
      <w:r w:rsidRPr="44035508">
        <w:rPr>
          <w:i/>
          <w:kern w:val="3"/>
          <w:sz w:val="22"/>
          <w:szCs w:val="22"/>
          <w:lang w:val="en-US" w:eastAsia="zh-CN" w:bidi="hi-IN"/>
        </w:rPr>
        <w:t xml:space="preserve">webpages </w:t>
      </w:r>
      <w:r w:rsidR="003A6938" w:rsidRPr="44035508">
        <w:rPr>
          <w:i/>
          <w:kern w:val="3"/>
          <w:sz w:val="22"/>
          <w:szCs w:val="22"/>
          <w:lang w:val="en-US" w:eastAsia="zh-CN" w:bidi="hi-IN"/>
        </w:rPr>
        <w:t>have to be</w:t>
      </w:r>
      <w:r w:rsidRPr="44035508">
        <w:rPr>
          <w:i/>
          <w:kern w:val="3"/>
          <w:sz w:val="22"/>
          <w:szCs w:val="22"/>
          <w:lang w:val="en-US" w:eastAsia="zh-CN" w:bidi="hi-IN"/>
        </w:rPr>
        <w:t xml:space="preserve"> </w:t>
      </w:r>
      <w:r w:rsidR="003A6938" w:rsidRPr="44035508">
        <w:rPr>
          <w:i/>
          <w:kern w:val="3"/>
          <w:sz w:val="22"/>
          <w:szCs w:val="22"/>
          <w:lang w:val="en-US" w:eastAsia="zh-CN" w:bidi="hi-IN"/>
        </w:rPr>
        <w:t>listed</w:t>
      </w:r>
      <w:r w:rsidRPr="44035508">
        <w:rPr>
          <w:i/>
          <w:kern w:val="3"/>
          <w:sz w:val="22"/>
          <w:szCs w:val="22"/>
          <w:lang w:val="en-US" w:eastAsia="zh-CN" w:bidi="hi-IN"/>
        </w:rPr>
        <w:t xml:space="preserve"> in alphabetical order. </w:t>
      </w:r>
    </w:p>
    <w:p w14:paraId="25D81150" w14:textId="77777777" w:rsidR="00F06C96" w:rsidRPr="00F06C96" w:rsidRDefault="00914972" w:rsidP="00914972">
      <w:pPr>
        <w:widowControl w:val="0"/>
        <w:suppressAutoHyphens/>
        <w:autoSpaceDN w:val="0"/>
        <w:ind w:firstLine="58"/>
        <w:jc w:val="both"/>
        <w:textAlignment w:val="baseline"/>
        <w:rPr>
          <w:i/>
          <w:sz w:val="22"/>
          <w:szCs w:val="22"/>
          <w:lang w:val="en-US" w:eastAsia="zh-CN" w:bidi="hi-IN"/>
        </w:rPr>
      </w:pPr>
      <w:r w:rsidRPr="44035508">
        <w:rPr>
          <w:i/>
          <w:kern w:val="3"/>
          <w:sz w:val="22"/>
          <w:szCs w:val="22"/>
          <w:lang w:eastAsia="zh-CN" w:bidi="hi-IN"/>
        </w:rPr>
        <w:t>I</w:t>
      </w:r>
      <w:r w:rsidR="00520E84" w:rsidRPr="44035508">
        <w:rPr>
          <w:i/>
          <w:kern w:val="3"/>
          <w:sz w:val="22"/>
          <w:szCs w:val="22"/>
          <w:lang w:eastAsia="zh-CN" w:bidi="hi-IN"/>
        </w:rPr>
        <w:t xml:space="preserve">t is </w:t>
      </w:r>
      <w:r w:rsidR="00F70BB3" w:rsidRPr="44035508">
        <w:rPr>
          <w:i/>
          <w:kern w:val="3"/>
          <w:sz w:val="22"/>
          <w:szCs w:val="22"/>
          <w:lang w:eastAsia="zh-CN" w:bidi="hi-IN"/>
        </w:rPr>
        <w:t>necessary</w:t>
      </w:r>
      <w:r w:rsidR="00520E84" w:rsidRPr="44035508">
        <w:rPr>
          <w:i/>
          <w:kern w:val="3"/>
          <w:sz w:val="22"/>
          <w:szCs w:val="22"/>
          <w:lang w:eastAsia="zh-CN" w:bidi="hi-IN"/>
        </w:rPr>
        <w:t xml:space="preserve"> to</w:t>
      </w:r>
      <w:r w:rsidR="00F06C96" w:rsidRPr="44035508">
        <w:rPr>
          <w:i/>
          <w:kern w:val="3"/>
          <w:sz w:val="22"/>
          <w:szCs w:val="22"/>
          <w:lang w:val="en-US" w:eastAsia="zh-CN" w:bidi="hi-IN"/>
        </w:rPr>
        <w:t>:</w:t>
      </w:r>
    </w:p>
    <w:p w14:paraId="00DA8D7F" w14:textId="34C571DB" w:rsidR="00F06C96" w:rsidRPr="00914972" w:rsidRDefault="00F06C96" w:rsidP="001017C2">
      <w:pPr>
        <w:widowControl w:val="0"/>
        <w:numPr>
          <w:ilvl w:val="0"/>
          <w:numId w:val="24"/>
        </w:numPr>
        <w:suppressAutoHyphens/>
        <w:autoSpaceDN w:val="0"/>
        <w:jc w:val="both"/>
        <w:textAlignment w:val="baseline"/>
        <w:rPr>
          <w:i/>
          <w:sz w:val="22"/>
          <w:szCs w:val="22"/>
          <w:lang w:val="en-US" w:eastAsia="zh-CN" w:bidi="hi-IN"/>
        </w:rPr>
      </w:pPr>
      <w:r w:rsidRPr="44035508">
        <w:rPr>
          <w:i/>
          <w:kern w:val="3"/>
          <w:sz w:val="22"/>
          <w:szCs w:val="22"/>
          <w:lang w:val="en-US" w:eastAsia="zh-CN" w:bidi="hi-IN"/>
        </w:rPr>
        <w:t>Cop</w:t>
      </w:r>
      <w:r w:rsidR="00914972" w:rsidRPr="44035508">
        <w:rPr>
          <w:i/>
          <w:kern w:val="3"/>
          <w:sz w:val="22"/>
          <w:szCs w:val="22"/>
          <w:lang w:val="en-US" w:eastAsia="zh-CN" w:bidi="hi-IN"/>
        </w:rPr>
        <w:t>y the</w:t>
      </w:r>
      <w:r w:rsidRPr="44035508">
        <w:rPr>
          <w:i/>
          <w:kern w:val="3"/>
          <w:sz w:val="22"/>
          <w:szCs w:val="22"/>
          <w:lang w:val="en-US" w:eastAsia="zh-CN" w:bidi="hi-IN"/>
        </w:rPr>
        <w:t xml:space="preserve"> </w:t>
      </w:r>
      <w:r w:rsidR="00914972" w:rsidRPr="44035508">
        <w:rPr>
          <w:i/>
          <w:kern w:val="3"/>
          <w:sz w:val="22"/>
          <w:szCs w:val="22"/>
          <w:lang w:val="en-US" w:eastAsia="zh-CN" w:bidi="hi-IN"/>
        </w:rPr>
        <w:t xml:space="preserve">specific </w:t>
      </w:r>
      <w:r w:rsidRPr="44035508">
        <w:rPr>
          <w:i/>
          <w:kern w:val="3"/>
          <w:sz w:val="22"/>
          <w:szCs w:val="22"/>
          <w:lang w:val="en-US" w:eastAsia="zh-CN" w:bidi="hi-IN"/>
        </w:rPr>
        <w:t>URL (</w:t>
      </w:r>
      <w:r w:rsidR="00914972" w:rsidRPr="44035508">
        <w:rPr>
          <w:i/>
          <w:kern w:val="3"/>
          <w:sz w:val="22"/>
          <w:szCs w:val="22"/>
          <w:lang w:val="en-US" w:eastAsia="zh-CN" w:bidi="hi-IN"/>
        </w:rPr>
        <w:t>the</w:t>
      </w:r>
      <w:r w:rsidRPr="44035508">
        <w:rPr>
          <w:i/>
          <w:kern w:val="3"/>
          <w:sz w:val="22"/>
          <w:szCs w:val="22"/>
          <w:lang w:val="en-US" w:eastAsia="zh-CN" w:bidi="hi-IN"/>
        </w:rPr>
        <w:t xml:space="preserve"> web</w:t>
      </w:r>
      <w:r w:rsidR="00914972" w:rsidRPr="44035508">
        <w:rPr>
          <w:i/>
          <w:kern w:val="3"/>
          <w:sz w:val="22"/>
          <w:szCs w:val="22"/>
          <w:lang w:val="en-US" w:eastAsia="zh-CN" w:bidi="hi-IN"/>
        </w:rPr>
        <w:t xml:space="preserve"> address</w:t>
      </w:r>
      <w:r w:rsidRPr="44035508">
        <w:rPr>
          <w:i/>
          <w:kern w:val="3"/>
          <w:sz w:val="22"/>
          <w:szCs w:val="22"/>
          <w:lang w:val="en-US" w:eastAsia="zh-CN" w:bidi="hi-IN"/>
        </w:rPr>
        <w:t xml:space="preserve">) </w:t>
      </w:r>
      <w:r w:rsidR="00914972" w:rsidRPr="44035508">
        <w:rPr>
          <w:i/>
          <w:kern w:val="3"/>
          <w:sz w:val="22"/>
          <w:szCs w:val="22"/>
          <w:lang w:val="en-US" w:eastAsia="zh-CN" w:bidi="hi-IN"/>
        </w:rPr>
        <w:t>of the consulted webpage</w:t>
      </w:r>
    </w:p>
    <w:p w14:paraId="61297F56" w14:textId="77777777" w:rsidR="00F06C96" w:rsidRPr="00520E84" w:rsidRDefault="00520E84" w:rsidP="00520E84">
      <w:pPr>
        <w:widowControl w:val="0"/>
        <w:numPr>
          <w:ilvl w:val="0"/>
          <w:numId w:val="24"/>
        </w:numPr>
        <w:suppressAutoHyphens/>
        <w:autoSpaceDN w:val="0"/>
        <w:jc w:val="both"/>
        <w:textAlignment w:val="baseline"/>
        <w:rPr>
          <w:rFonts w:ascii="FreeSans,Droid Sans Fallback" w:eastAsia="FreeSans,Droid Sans Fallback" w:hAnsi="FreeSans,Droid Sans Fallback" w:cs="FreeSans,Droid Sans Fallback"/>
          <w:i/>
          <w:lang w:val="en-US" w:eastAsia="zh-CN" w:bidi="hi-IN"/>
        </w:rPr>
      </w:pPr>
      <w:r w:rsidRPr="44035508">
        <w:rPr>
          <w:i/>
          <w:kern w:val="3"/>
          <w:sz w:val="22"/>
          <w:szCs w:val="22"/>
          <w:lang w:val="en-US" w:eastAsia="zh-CN" w:bidi="hi-IN"/>
        </w:rPr>
        <w:t>If available, indicate the surname and first name of the author</w:t>
      </w:r>
      <w:r w:rsidR="00F70BB3" w:rsidRPr="44035508">
        <w:rPr>
          <w:i/>
          <w:kern w:val="3"/>
          <w:sz w:val="22"/>
          <w:szCs w:val="22"/>
          <w:lang w:val="en-US" w:eastAsia="zh-CN" w:bidi="hi-IN"/>
        </w:rPr>
        <w:t>/s</w:t>
      </w:r>
      <w:r w:rsidRPr="44035508">
        <w:rPr>
          <w:i/>
          <w:kern w:val="3"/>
          <w:sz w:val="22"/>
          <w:szCs w:val="22"/>
          <w:lang w:val="en-US" w:eastAsia="zh-CN" w:bidi="hi-IN"/>
        </w:rPr>
        <w:t>, the title and subtitle of the text</w:t>
      </w:r>
    </w:p>
    <w:p w14:paraId="58127ADB" w14:textId="77777777" w:rsidR="00520E84" w:rsidRDefault="00F70BB3" w:rsidP="00520E84">
      <w:pPr>
        <w:widowControl w:val="0"/>
        <w:numPr>
          <w:ilvl w:val="0"/>
          <w:numId w:val="24"/>
        </w:numPr>
        <w:suppressAutoHyphens/>
        <w:autoSpaceDN w:val="0"/>
        <w:jc w:val="both"/>
        <w:textAlignment w:val="baseline"/>
        <w:rPr>
          <w:i/>
          <w:sz w:val="22"/>
          <w:szCs w:val="22"/>
          <w:lang w:val="en-US" w:eastAsia="zh-CN" w:bidi="hi-IN"/>
        </w:rPr>
      </w:pPr>
      <w:r w:rsidRPr="44035508">
        <w:rPr>
          <w:i/>
          <w:kern w:val="3"/>
          <w:sz w:val="22"/>
          <w:szCs w:val="22"/>
          <w:lang w:val="en-US" w:eastAsia="zh-CN" w:bidi="hi-IN"/>
        </w:rPr>
        <w:t>If available, indicate</w:t>
      </w:r>
      <w:r w:rsidR="00520E84" w:rsidRPr="44035508">
        <w:rPr>
          <w:i/>
          <w:kern w:val="3"/>
          <w:sz w:val="22"/>
          <w:szCs w:val="22"/>
          <w:lang w:val="en-US" w:eastAsia="zh-CN" w:bidi="hi-IN"/>
        </w:rPr>
        <w:t xml:space="preserve"> the last date you </w:t>
      </w:r>
      <w:r w:rsidRPr="44035508">
        <w:rPr>
          <w:i/>
          <w:kern w:val="3"/>
          <w:sz w:val="22"/>
          <w:szCs w:val="22"/>
          <w:lang w:val="en-US" w:eastAsia="zh-CN" w:bidi="hi-IN"/>
        </w:rPr>
        <w:t>retrieved the webpage</w:t>
      </w:r>
      <w:r w:rsidR="00520E84" w:rsidRPr="44035508">
        <w:rPr>
          <w:i/>
          <w:kern w:val="3"/>
          <w:sz w:val="22"/>
          <w:szCs w:val="22"/>
          <w:lang w:val="en-US" w:eastAsia="zh-CN" w:bidi="hi-IN"/>
        </w:rPr>
        <w:t xml:space="preserve"> (day/month/year).</w:t>
      </w:r>
    </w:p>
    <w:p w14:paraId="452371A3"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22038CE6" w14:textId="77777777" w:rsidR="00B21DC2" w:rsidRPr="00520E84" w:rsidRDefault="00B21DC2" w:rsidP="001017C2">
      <w:pPr>
        <w:jc w:val="both"/>
        <w:rPr>
          <w:i/>
          <w:iCs/>
          <w:kern w:val="3"/>
          <w:sz w:val="22"/>
          <w:lang w:val="en-US" w:eastAsia="zh-CN" w:bidi="hi-IN"/>
        </w:rPr>
      </w:pPr>
    </w:p>
    <w:p w14:paraId="52A1B9FC" w14:textId="77777777" w:rsidR="00B21DC2" w:rsidRPr="00520E84" w:rsidRDefault="00B21DC2" w:rsidP="001017C2">
      <w:pPr>
        <w:jc w:val="both"/>
        <w:rPr>
          <w:i/>
          <w:iCs/>
          <w:kern w:val="3"/>
          <w:sz w:val="22"/>
          <w:lang w:val="en-US" w:eastAsia="zh-CN" w:bidi="hi-IN"/>
        </w:rPr>
      </w:pPr>
    </w:p>
    <w:p w14:paraId="5D68F1C4" w14:textId="77777777" w:rsidR="00B21DC2" w:rsidRPr="00520E84" w:rsidRDefault="00B21DC2" w:rsidP="001017C2">
      <w:pPr>
        <w:jc w:val="both"/>
        <w:rPr>
          <w:sz w:val="22"/>
          <w:szCs w:val="22"/>
          <w:lang w:val="en-US"/>
        </w:rPr>
      </w:pPr>
    </w:p>
    <w:p w14:paraId="24E67432" w14:textId="77777777" w:rsidR="00B21DC2" w:rsidRPr="00520E84" w:rsidRDefault="00B21DC2" w:rsidP="001017C2">
      <w:pPr>
        <w:jc w:val="both"/>
        <w:rPr>
          <w:sz w:val="22"/>
          <w:szCs w:val="22"/>
          <w:lang w:val="en-US"/>
        </w:rPr>
      </w:pPr>
    </w:p>
    <w:p w14:paraId="162E6833" w14:textId="77777777" w:rsidR="00B21DC2" w:rsidRPr="00520E84" w:rsidRDefault="00B21DC2" w:rsidP="001017C2">
      <w:pPr>
        <w:jc w:val="both"/>
        <w:rPr>
          <w:sz w:val="22"/>
          <w:szCs w:val="22"/>
          <w:lang w:val="en-US"/>
        </w:rPr>
      </w:pPr>
    </w:p>
    <w:p w14:paraId="4D872076" w14:textId="337862A1" w:rsidR="00B21DC2" w:rsidRPr="00520E84" w:rsidRDefault="00B21DC2" w:rsidP="001017C2">
      <w:pPr>
        <w:jc w:val="both"/>
        <w:rPr>
          <w:sz w:val="22"/>
          <w:szCs w:val="22"/>
          <w:lang w:val="en-US"/>
        </w:rPr>
      </w:pPr>
    </w:p>
    <w:p w14:paraId="744C9902" w14:textId="0DE47481" w:rsidR="00B21DC2" w:rsidRPr="00520E84" w:rsidRDefault="00B21DC2" w:rsidP="001017C2">
      <w:pPr>
        <w:jc w:val="both"/>
        <w:rPr>
          <w:sz w:val="22"/>
          <w:szCs w:val="22"/>
          <w:lang w:val="en-US"/>
        </w:rPr>
      </w:pPr>
    </w:p>
    <w:p w14:paraId="13D9D172" w14:textId="77777777" w:rsidR="00B21DC2" w:rsidRPr="00520E84" w:rsidRDefault="00B21DC2" w:rsidP="001017C2">
      <w:pPr>
        <w:jc w:val="both"/>
        <w:rPr>
          <w:sz w:val="22"/>
          <w:szCs w:val="22"/>
          <w:lang w:val="en-US"/>
        </w:rPr>
      </w:pPr>
    </w:p>
    <w:p w14:paraId="103E933D" w14:textId="77777777" w:rsidR="00B21DC2" w:rsidRPr="00520E84" w:rsidRDefault="00B21DC2" w:rsidP="001017C2">
      <w:pPr>
        <w:jc w:val="both"/>
        <w:rPr>
          <w:sz w:val="22"/>
          <w:szCs w:val="22"/>
          <w:lang w:val="en-US"/>
        </w:rPr>
      </w:pPr>
    </w:p>
    <w:p w14:paraId="48E524D1" w14:textId="77777777" w:rsidR="00B21DC2" w:rsidRPr="00520E84" w:rsidRDefault="00B21DC2" w:rsidP="001017C2">
      <w:pPr>
        <w:jc w:val="both"/>
        <w:rPr>
          <w:sz w:val="22"/>
          <w:szCs w:val="22"/>
          <w:lang w:val="en-US"/>
        </w:rPr>
      </w:pPr>
    </w:p>
    <w:p w14:paraId="674716BC" w14:textId="77777777" w:rsidR="00B21DC2" w:rsidRPr="00520E84" w:rsidRDefault="00B21DC2" w:rsidP="001017C2">
      <w:pPr>
        <w:jc w:val="both"/>
        <w:rPr>
          <w:sz w:val="22"/>
          <w:szCs w:val="22"/>
          <w:lang w:val="en-US"/>
        </w:rPr>
      </w:pPr>
    </w:p>
    <w:p w14:paraId="6BC5C804" w14:textId="77777777" w:rsidR="00B21DC2" w:rsidRPr="00520E84" w:rsidRDefault="00B21DC2" w:rsidP="001017C2">
      <w:pPr>
        <w:jc w:val="both"/>
        <w:rPr>
          <w:sz w:val="22"/>
          <w:szCs w:val="22"/>
          <w:lang w:val="en-US"/>
        </w:rPr>
      </w:pPr>
    </w:p>
    <w:p w14:paraId="286279AA" w14:textId="77777777" w:rsidR="00B21DC2" w:rsidRPr="00520E84" w:rsidRDefault="00B21DC2" w:rsidP="001017C2">
      <w:pPr>
        <w:jc w:val="both"/>
        <w:rPr>
          <w:sz w:val="22"/>
          <w:szCs w:val="22"/>
          <w:lang w:val="en-US"/>
        </w:rPr>
      </w:pPr>
    </w:p>
    <w:p w14:paraId="1FFBD923" w14:textId="77777777" w:rsidR="0033455A" w:rsidRPr="00520E84" w:rsidRDefault="00B614AF" w:rsidP="00B614AF">
      <w:pPr>
        <w:keepNext/>
        <w:pageBreakBefore/>
        <w:widowControl w:val="0"/>
        <w:suppressAutoHyphens/>
        <w:autoSpaceDN w:val="0"/>
        <w:spacing w:before="850" w:after="29"/>
        <w:jc w:val="both"/>
        <w:textAlignment w:val="baseline"/>
        <w:outlineLvl w:val="3"/>
        <w:rPr>
          <w:b/>
          <w:sz w:val="28"/>
          <w:szCs w:val="28"/>
          <w:lang w:val="en-US" w:eastAsia="zh-CN" w:bidi="hi-IN"/>
        </w:rPr>
      </w:pPr>
      <w:bookmarkStart w:id="134"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A </w:t>
      </w:r>
      <w:r w:rsidRPr="00520E84">
        <w:rPr>
          <w:b/>
          <w:bCs/>
          <w:kern w:val="3"/>
          <w:sz w:val="28"/>
          <w:szCs w:val="28"/>
          <w:lang w:val="en-US" w:eastAsia="zh-CN" w:bidi="hi-IN"/>
        </w:rPr>
        <w:tab/>
      </w:r>
      <w:r w:rsidR="0033455A" w:rsidRPr="00520E84">
        <w:rPr>
          <w:b/>
          <w:bCs/>
          <w:kern w:val="3"/>
          <w:sz w:val="28"/>
          <w:szCs w:val="28"/>
          <w:lang w:val="en-US" w:eastAsia="zh-CN" w:bidi="hi-IN"/>
        </w:rPr>
        <w:t>Tit</w:t>
      </w:r>
      <w:r w:rsidR="00520E84" w:rsidRPr="00520E84">
        <w:rPr>
          <w:b/>
          <w:bCs/>
          <w:kern w:val="3"/>
          <w:sz w:val="28"/>
          <w:szCs w:val="28"/>
          <w:lang w:val="en-US" w:eastAsia="zh-CN" w:bidi="hi-IN"/>
        </w:rPr>
        <w:t>le of the first attachment</w:t>
      </w:r>
      <w:bookmarkEnd w:id="134"/>
    </w:p>
    <w:p w14:paraId="26173199" w14:textId="77777777" w:rsidR="0033455A" w:rsidRPr="00520E84" w:rsidRDefault="00520E84" w:rsidP="001017C2">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w:t>
      </w:r>
      <w:r w:rsidR="0033455A" w:rsidRPr="44035508">
        <w:rPr>
          <w:kern w:val="3"/>
          <w:sz w:val="22"/>
          <w:szCs w:val="22"/>
          <w:lang w:val="en-US" w:eastAsia="zh-CN" w:bidi="hi-IN"/>
        </w:rPr>
        <w:t>.</w:t>
      </w:r>
    </w:p>
    <w:p w14:paraId="321FACEF" w14:textId="77777777" w:rsidR="0033455A" w:rsidRPr="00520E84" w:rsidRDefault="0033455A" w:rsidP="001017C2">
      <w:pPr>
        <w:widowControl w:val="0"/>
        <w:suppressAutoHyphens/>
        <w:autoSpaceDN w:val="0"/>
        <w:ind w:firstLine="58"/>
        <w:jc w:val="both"/>
        <w:textAlignment w:val="baseline"/>
        <w:rPr>
          <w:kern w:val="3"/>
          <w:sz w:val="22"/>
          <w:lang w:val="en-US" w:eastAsia="zh-CN" w:bidi="hi-IN"/>
        </w:rPr>
      </w:pPr>
    </w:p>
    <w:p w14:paraId="4A235DAC" w14:textId="77777777" w:rsidR="0033455A" w:rsidRPr="00520E84" w:rsidRDefault="00AD4B15" w:rsidP="001017C2">
      <w:pPr>
        <w:widowControl w:val="0"/>
        <w:suppressAutoHyphens/>
        <w:autoSpaceDN w:val="0"/>
        <w:ind w:firstLine="58"/>
        <w:jc w:val="both"/>
        <w:textAlignment w:val="baseline"/>
        <w:rPr>
          <w:b/>
          <w:i/>
          <w:sz w:val="22"/>
          <w:szCs w:val="22"/>
          <w:lang w:val="en-US" w:eastAsia="zh-CN" w:bidi="hi-IN"/>
        </w:rPr>
      </w:pPr>
      <w:r w:rsidRPr="44035508">
        <w:rPr>
          <w:b/>
          <w:i/>
          <w:kern w:val="3"/>
          <w:sz w:val="22"/>
          <w:szCs w:val="22"/>
          <w:lang w:val="en-US" w:eastAsia="zh-CN" w:bidi="hi-IN"/>
        </w:rPr>
        <w:t>Please n</w:t>
      </w:r>
      <w:r w:rsidR="0033455A" w:rsidRPr="44035508">
        <w:rPr>
          <w:b/>
          <w:i/>
          <w:kern w:val="3"/>
          <w:sz w:val="22"/>
          <w:szCs w:val="22"/>
          <w:lang w:val="en-US" w:eastAsia="zh-CN" w:bidi="hi-IN"/>
        </w:rPr>
        <w:t>ot</w:t>
      </w:r>
      <w:r w:rsidR="00520E84" w:rsidRPr="44035508">
        <w:rPr>
          <w:b/>
          <w:i/>
          <w:kern w:val="3"/>
          <w:sz w:val="22"/>
          <w:szCs w:val="22"/>
          <w:lang w:val="en-US" w:eastAsia="zh-CN" w:bidi="hi-IN"/>
        </w:rPr>
        <w:t>e</w:t>
      </w:r>
      <w:r w:rsidRPr="44035508">
        <w:rPr>
          <w:b/>
          <w:i/>
          <w:kern w:val="3"/>
          <w:sz w:val="22"/>
          <w:szCs w:val="22"/>
          <w:lang w:val="en-US" w:eastAsia="zh-CN" w:bidi="hi-IN"/>
        </w:rPr>
        <w:t>:</w:t>
      </w:r>
    </w:p>
    <w:p w14:paraId="38E18087" w14:textId="77777777" w:rsidR="00136CE5" w:rsidRPr="00520E84" w:rsidRDefault="00520E84" w:rsidP="00136CE5">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Th</w:t>
      </w:r>
      <w:r w:rsidR="001807F1" w:rsidRPr="44035508">
        <w:rPr>
          <w:i/>
          <w:kern w:val="3"/>
          <w:sz w:val="22"/>
          <w:szCs w:val="22"/>
          <w:lang w:val="en-US" w:eastAsia="zh-CN" w:bidi="hi-IN"/>
        </w:rPr>
        <w:t>is</w:t>
      </w:r>
      <w:r w:rsidR="0033455A" w:rsidRPr="44035508">
        <w:rPr>
          <w:i/>
          <w:kern w:val="3"/>
          <w:sz w:val="22"/>
          <w:szCs w:val="22"/>
          <w:lang w:val="en-US" w:eastAsia="zh-CN" w:bidi="hi-IN"/>
        </w:rPr>
        <w:t xml:space="preserve"> </w:t>
      </w:r>
      <w:r w:rsidR="001807F1" w:rsidRPr="44035508">
        <w:rPr>
          <w:i/>
          <w:kern w:val="3"/>
          <w:sz w:val="22"/>
          <w:szCs w:val="22"/>
          <w:lang w:val="en-US" w:eastAsia="zh-CN" w:bidi="hi-IN"/>
        </w:rPr>
        <w:t xml:space="preserve">section </w:t>
      </w:r>
      <w:r w:rsidRPr="44035508">
        <w:rPr>
          <w:i/>
          <w:kern w:val="3"/>
          <w:sz w:val="22"/>
          <w:szCs w:val="22"/>
          <w:lang w:val="en-US" w:eastAsia="zh-CN" w:bidi="hi-IN"/>
        </w:rPr>
        <w:t>is optional</w:t>
      </w:r>
      <w:bookmarkStart w:id="135" w:name="__RefHeading__1471_1578358783"/>
      <w:r w:rsidR="00AD4B15" w:rsidRPr="44035508">
        <w:rPr>
          <w:i/>
          <w:kern w:val="3"/>
          <w:sz w:val="22"/>
          <w:szCs w:val="22"/>
          <w:lang w:val="en-US" w:eastAsia="zh-CN" w:bidi="hi-IN"/>
        </w:rPr>
        <w:t>.</w:t>
      </w:r>
    </w:p>
    <w:p w14:paraId="62678D37" w14:textId="77777777" w:rsidR="00136CE5" w:rsidRPr="00520E84" w:rsidRDefault="00136CE5" w:rsidP="00136CE5">
      <w:pPr>
        <w:widowControl w:val="0"/>
        <w:suppressAutoHyphens/>
        <w:autoSpaceDN w:val="0"/>
        <w:ind w:firstLine="58"/>
        <w:jc w:val="both"/>
        <w:textAlignment w:val="baseline"/>
        <w:rPr>
          <w:i/>
          <w:iCs/>
          <w:kern w:val="3"/>
          <w:sz w:val="22"/>
          <w:lang w:val="en-US" w:eastAsia="zh-CN" w:bidi="hi-IN"/>
        </w:rPr>
      </w:pPr>
    </w:p>
    <w:p w14:paraId="6C40F6BA" w14:textId="77777777" w:rsidR="0033455A" w:rsidRPr="001807F1" w:rsidRDefault="0033455A" w:rsidP="00136CE5">
      <w:pPr>
        <w:widowControl w:val="0"/>
        <w:suppressAutoHyphens/>
        <w:autoSpaceDN w:val="0"/>
        <w:jc w:val="both"/>
        <w:textAlignment w:val="baseline"/>
        <w:rPr>
          <w:i/>
          <w:sz w:val="22"/>
          <w:szCs w:val="22"/>
          <w:lang w:val="en-US" w:eastAsia="zh-CN" w:bidi="hi-IN"/>
        </w:rPr>
      </w:pPr>
      <w:r w:rsidRPr="001807F1">
        <w:rPr>
          <w:b/>
          <w:bCs/>
          <w:kern w:val="3"/>
          <w:sz w:val="28"/>
          <w:szCs w:val="28"/>
          <w:lang w:val="en-US" w:eastAsia="zh-CN" w:bidi="hi-IN"/>
        </w:rPr>
        <w:t>Titl</w:t>
      </w:r>
      <w:bookmarkEnd w:id="135"/>
      <w:r w:rsidR="00520E84" w:rsidRPr="001807F1">
        <w:rPr>
          <w:b/>
          <w:bCs/>
          <w:kern w:val="3"/>
          <w:sz w:val="28"/>
          <w:szCs w:val="28"/>
          <w:lang w:val="en-US" w:eastAsia="zh-CN" w:bidi="hi-IN"/>
        </w:rPr>
        <w:t>e</w:t>
      </w:r>
    </w:p>
    <w:p w14:paraId="29315942" w14:textId="77777777" w:rsidR="00136CE5" w:rsidRPr="001807F1" w:rsidRDefault="00520E84" w:rsidP="00136CE5">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w:t>
      </w:r>
      <w:r w:rsidR="0033455A" w:rsidRPr="44035508">
        <w:rPr>
          <w:kern w:val="3"/>
          <w:sz w:val="22"/>
          <w:szCs w:val="22"/>
          <w:lang w:val="en-US" w:eastAsia="zh-CN" w:bidi="hi-IN"/>
        </w:rPr>
        <w:t>.</w:t>
      </w:r>
      <w:bookmarkStart w:id="136" w:name="__RefHeading__1473_1578358783"/>
    </w:p>
    <w:p w14:paraId="34EFF7B0" w14:textId="77777777" w:rsidR="00136CE5" w:rsidRPr="001807F1" w:rsidRDefault="00136CE5" w:rsidP="00136CE5">
      <w:pPr>
        <w:widowControl w:val="0"/>
        <w:suppressAutoHyphens/>
        <w:autoSpaceDN w:val="0"/>
        <w:jc w:val="both"/>
        <w:textAlignment w:val="baseline"/>
        <w:rPr>
          <w:kern w:val="3"/>
          <w:sz w:val="22"/>
          <w:lang w:val="en-US" w:eastAsia="zh-CN" w:bidi="hi-IN"/>
        </w:rPr>
      </w:pPr>
    </w:p>
    <w:p w14:paraId="3424F52E" w14:textId="77777777" w:rsidR="0033455A" w:rsidRPr="001807F1" w:rsidRDefault="0033455A" w:rsidP="00136CE5">
      <w:pPr>
        <w:widowControl w:val="0"/>
        <w:suppressAutoHyphens/>
        <w:autoSpaceDN w:val="0"/>
        <w:jc w:val="both"/>
        <w:textAlignment w:val="baseline"/>
        <w:rPr>
          <w:sz w:val="22"/>
          <w:szCs w:val="22"/>
          <w:lang w:val="en-US" w:eastAsia="zh-CN" w:bidi="hi-IN"/>
        </w:rPr>
      </w:pPr>
      <w:r w:rsidRPr="001807F1">
        <w:rPr>
          <w:b/>
          <w:bCs/>
          <w:kern w:val="3"/>
          <w:sz w:val="28"/>
          <w:szCs w:val="28"/>
          <w:lang w:val="en-US" w:eastAsia="zh-CN" w:bidi="hi-IN"/>
        </w:rPr>
        <w:t>S</w:t>
      </w:r>
      <w:r w:rsidR="001807F1" w:rsidRPr="001807F1">
        <w:rPr>
          <w:b/>
          <w:bCs/>
          <w:kern w:val="3"/>
          <w:sz w:val="28"/>
          <w:szCs w:val="28"/>
          <w:lang w:val="en-US" w:eastAsia="zh-CN" w:bidi="hi-IN"/>
        </w:rPr>
        <w:t>ubtitle</w:t>
      </w:r>
      <w:bookmarkEnd w:id="136"/>
    </w:p>
    <w:p w14:paraId="7F595620" w14:textId="77777777" w:rsidR="0033455A" w:rsidRPr="001807F1" w:rsidRDefault="001807F1" w:rsidP="001017C2">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w:t>
      </w:r>
      <w:r w:rsidR="0033455A" w:rsidRPr="44035508">
        <w:rPr>
          <w:kern w:val="3"/>
          <w:sz w:val="22"/>
          <w:szCs w:val="22"/>
          <w:lang w:val="en-US" w:eastAsia="zh-CN" w:bidi="hi-IN"/>
        </w:rPr>
        <w:t>.</w:t>
      </w:r>
    </w:p>
    <w:p w14:paraId="32A1213A"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57479389" w14:textId="77777777" w:rsidR="0061601D" w:rsidRPr="001807F1" w:rsidRDefault="0061601D" w:rsidP="001017C2">
      <w:pPr>
        <w:jc w:val="both"/>
        <w:rPr>
          <w:b/>
          <w:sz w:val="22"/>
          <w:szCs w:val="22"/>
          <w:lang w:val="en-US"/>
        </w:rPr>
      </w:pPr>
    </w:p>
    <w:p w14:paraId="4DA98D2C" w14:textId="77777777" w:rsidR="0061601D" w:rsidRPr="001807F1" w:rsidRDefault="0061601D" w:rsidP="005E3544">
      <w:pPr>
        <w:rPr>
          <w:b/>
          <w:sz w:val="22"/>
          <w:szCs w:val="22"/>
          <w:lang w:val="en-US"/>
        </w:rPr>
      </w:pPr>
    </w:p>
    <w:p w14:paraId="05E197B7" w14:textId="77777777" w:rsidR="0061601D" w:rsidRPr="001807F1" w:rsidRDefault="0061601D" w:rsidP="005E3544">
      <w:pPr>
        <w:rPr>
          <w:b/>
          <w:sz w:val="22"/>
          <w:szCs w:val="22"/>
          <w:lang w:val="en-US"/>
        </w:rPr>
      </w:pPr>
    </w:p>
    <w:p w14:paraId="27EA689A" w14:textId="77777777" w:rsidR="0061601D" w:rsidRPr="001807F1" w:rsidRDefault="0061601D" w:rsidP="005E3544">
      <w:pPr>
        <w:rPr>
          <w:b/>
          <w:sz w:val="22"/>
          <w:szCs w:val="22"/>
          <w:lang w:val="en-US"/>
        </w:rPr>
      </w:pPr>
    </w:p>
    <w:p w14:paraId="75CA148B" w14:textId="77777777" w:rsidR="0061601D" w:rsidRPr="001807F1" w:rsidRDefault="0061601D" w:rsidP="005E3544">
      <w:pPr>
        <w:rPr>
          <w:b/>
          <w:sz w:val="22"/>
          <w:szCs w:val="22"/>
          <w:lang w:val="en-US"/>
        </w:rPr>
      </w:pPr>
    </w:p>
    <w:p w14:paraId="3A3D7930" w14:textId="77777777" w:rsidR="0061601D" w:rsidRPr="001807F1" w:rsidRDefault="0061601D" w:rsidP="005E3544">
      <w:pPr>
        <w:rPr>
          <w:b/>
          <w:sz w:val="22"/>
          <w:szCs w:val="22"/>
          <w:lang w:val="en-US"/>
        </w:rPr>
      </w:pPr>
    </w:p>
    <w:p w14:paraId="54D0F66C" w14:textId="77777777" w:rsidR="0061601D" w:rsidRPr="001807F1" w:rsidRDefault="0061601D" w:rsidP="005E3544">
      <w:pPr>
        <w:rPr>
          <w:b/>
          <w:sz w:val="22"/>
          <w:szCs w:val="22"/>
          <w:lang w:val="en-US"/>
        </w:rPr>
      </w:pPr>
    </w:p>
    <w:p w14:paraId="3E2C9625" w14:textId="77777777" w:rsidR="0061601D" w:rsidRPr="001807F1" w:rsidRDefault="0061601D" w:rsidP="005E3544">
      <w:pPr>
        <w:rPr>
          <w:b/>
          <w:sz w:val="22"/>
          <w:szCs w:val="22"/>
          <w:lang w:val="en-US"/>
        </w:rPr>
      </w:pPr>
    </w:p>
    <w:p w14:paraId="6C8AA270" w14:textId="77777777" w:rsidR="0061601D" w:rsidRPr="001807F1" w:rsidRDefault="0061601D" w:rsidP="005E3544">
      <w:pPr>
        <w:rPr>
          <w:b/>
          <w:sz w:val="22"/>
          <w:szCs w:val="22"/>
          <w:lang w:val="en-US"/>
        </w:rPr>
      </w:pPr>
    </w:p>
    <w:p w14:paraId="173F393F" w14:textId="77777777" w:rsidR="0061601D" w:rsidRPr="001807F1" w:rsidRDefault="0061601D" w:rsidP="005E3544">
      <w:pPr>
        <w:rPr>
          <w:b/>
          <w:sz w:val="22"/>
          <w:szCs w:val="22"/>
          <w:lang w:val="en-US"/>
        </w:rPr>
      </w:pPr>
    </w:p>
    <w:p w14:paraId="029FF401" w14:textId="77777777" w:rsidR="0061601D" w:rsidRPr="001807F1" w:rsidRDefault="0061601D" w:rsidP="005E3544">
      <w:pPr>
        <w:rPr>
          <w:b/>
          <w:sz w:val="22"/>
          <w:szCs w:val="22"/>
          <w:lang w:val="en-US"/>
        </w:rPr>
      </w:pPr>
    </w:p>
    <w:p w14:paraId="6FE9A5EC" w14:textId="77777777" w:rsidR="0061601D" w:rsidRPr="001807F1" w:rsidRDefault="0061601D" w:rsidP="005E3544">
      <w:pPr>
        <w:rPr>
          <w:b/>
          <w:sz w:val="22"/>
          <w:szCs w:val="22"/>
          <w:lang w:val="en-US"/>
        </w:rPr>
      </w:pPr>
    </w:p>
    <w:p w14:paraId="45FD2974" w14:textId="77777777" w:rsidR="0061601D" w:rsidRPr="001807F1" w:rsidRDefault="0061601D" w:rsidP="005E3544">
      <w:pPr>
        <w:rPr>
          <w:b/>
          <w:sz w:val="22"/>
          <w:szCs w:val="22"/>
          <w:lang w:val="en-US"/>
        </w:rPr>
      </w:pPr>
    </w:p>
    <w:p w14:paraId="5AFBAE84" w14:textId="77777777" w:rsidR="0061601D" w:rsidRPr="001807F1" w:rsidRDefault="0061601D" w:rsidP="005E3544">
      <w:pPr>
        <w:rPr>
          <w:b/>
          <w:sz w:val="22"/>
          <w:szCs w:val="22"/>
          <w:lang w:val="en-US"/>
        </w:rPr>
      </w:pPr>
    </w:p>
    <w:p w14:paraId="33286E41" w14:textId="77777777" w:rsidR="0061601D" w:rsidRPr="001807F1" w:rsidRDefault="0061601D" w:rsidP="005E3544">
      <w:pPr>
        <w:rPr>
          <w:b/>
          <w:sz w:val="22"/>
          <w:szCs w:val="22"/>
          <w:lang w:val="en-US"/>
        </w:rPr>
      </w:pPr>
    </w:p>
    <w:p w14:paraId="1CFF9C34" w14:textId="77777777" w:rsidR="0061601D" w:rsidRPr="001807F1" w:rsidRDefault="0061601D" w:rsidP="005E3544">
      <w:pPr>
        <w:rPr>
          <w:b/>
          <w:sz w:val="22"/>
          <w:szCs w:val="22"/>
          <w:lang w:val="en-US"/>
        </w:rPr>
      </w:pPr>
    </w:p>
    <w:p w14:paraId="664464E1" w14:textId="77777777" w:rsidR="0061601D" w:rsidRPr="001807F1" w:rsidRDefault="0061601D" w:rsidP="005E3544">
      <w:pPr>
        <w:rPr>
          <w:b/>
          <w:sz w:val="22"/>
          <w:szCs w:val="22"/>
          <w:lang w:val="en-US"/>
        </w:rPr>
      </w:pPr>
    </w:p>
    <w:p w14:paraId="1719D863" w14:textId="77777777" w:rsidR="001807F1" w:rsidRPr="00520E84" w:rsidRDefault="001807F1" w:rsidP="001807F1">
      <w:pPr>
        <w:keepNext/>
        <w:pageBreakBefore/>
        <w:widowControl w:val="0"/>
        <w:suppressAutoHyphens/>
        <w:autoSpaceDN w:val="0"/>
        <w:spacing w:before="850" w:after="29"/>
        <w:jc w:val="both"/>
        <w:textAlignment w:val="baseline"/>
        <w:outlineLvl w:val="3"/>
        <w:rPr>
          <w:b/>
          <w:sz w:val="28"/>
          <w:szCs w:val="28"/>
          <w:lang w:val="en-US" w:eastAsia="zh-CN" w:bidi="hi-IN"/>
        </w:rPr>
      </w:pPr>
      <w:r>
        <w:rPr>
          <w:b/>
          <w:bCs/>
          <w:kern w:val="3"/>
          <w:sz w:val="28"/>
          <w:szCs w:val="28"/>
          <w:lang w:val="en-US" w:eastAsia="zh-CN" w:bidi="hi-IN"/>
        </w:rPr>
        <w:lastRenderedPageBreak/>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t xml:space="preserve">Title of the </w:t>
      </w:r>
      <w:r>
        <w:rPr>
          <w:b/>
          <w:bCs/>
          <w:kern w:val="3"/>
          <w:sz w:val="28"/>
          <w:szCs w:val="28"/>
          <w:lang w:val="en-US" w:eastAsia="zh-CN" w:bidi="hi-IN"/>
        </w:rPr>
        <w:t>second</w:t>
      </w:r>
      <w:r w:rsidRPr="00520E84">
        <w:rPr>
          <w:b/>
          <w:bCs/>
          <w:kern w:val="3"/>
          <w:sz w:val="28"/>
          <w:szCs w:val="28"/>
          <w:lang w:val="en-US" w:eastAsia="zh-CN" w:bidi="hi-IN"/>
        </w:rPr>
        <w:t xml:space="preserve"> attachment</w:t>
      </w:r>
    </w:p>
    <w:p w14:paraId="7BFF93EB" w14:textId="77777777" w:rsidR="001807F1" w:rsidRPr="00520E84" w:rsidRDefault="001807F1" w:rsidP="001807F1">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w:t>
      </w:r>
    </w:p>
    <w:p w14:paraId="04035C07" w14:textId="77777777" w:rsidR="001807F1" w:rsidRPr="00520E84" w:rsidRDefault="001807F1" w:rsidP="001807F1">
      <w:pPr>
        <w:widowControl w:val="0"/>
        <w:suppressAutoHyphens/>
        <w:autoSpaceDN w:val="0"/>
        <w:ind w:firstLine="58"/>
        <w:jc w:val="both"/>
        <w:textAlignment w:val="baseline"/>
        <w:rPr>
          <w:kern w:val="3"/>
          <w:sz w:val="22"/>
          <w:lang w:val="en-US" w:eastAsia="zh-CN" w:bidi="hi-IN"/>
        </w:rPr>
      </w:pPr>
    </w:p>
    <w:p w14:paraId="5C69FB38" w14:textId="286D1DBE" w:rsidR="001807F1" w:rsidRDefault="00AD4B15" w:rsidP="001807F1">
      <w:pPr>
        <w:widowControl w:val="0"/>
        <w:suppressAutoHyphens/>
        <w:autoSpaceDN w:val="0"/>
        <w:ind w:firstLine="58"/>
        <w:jc w:val="both"/>
        <w:textAlignment w:val="baseline"/>
        <w:rPr>
          <w:ins w:id="137" w:author="Michele Romani" w:date="2017-03-06T00:55:00Z"/>
          <w:b/>
          <w:i/>
          <w:kern w:val="3"/>
          <w:sz w:val="22"/>
          <w:szCs w:val="22"/>
          <w:lang w:val="en-US" w:eastAsia="zh-CN" w:bidi="hi-IN"/>
        </w:rPr>
      </w:pPr>
      <w:r w:rsidRPr="44035508">
        <w:rPr>
          <w:b/>
          <w:i/>
          <w:kern w:val="3"/>
          <w:sz w:val="22"/>
          <w:szCs w:val="22"/>
          <w:lang w:val="en-US" w:eastAsia="zh-CN" w:bidi="hi-IN"/>
        </w:rPr>
        <w:t>Please n</w:t>
      </w:r>
      <w:r w:rsidR="001807F1" w:rsidRPr="44035508">
        <w:rPr>
          <w:b/>
          <w:i/>
          <w:kern w:val="3"/>
          <w:sz w:val="22"/>
          <w:szCs w:val="22"/>
          <w:lang w:val="en-US" w:eastAsia="zh-CN" w:bidi="hi-IN"/>
        </w:rPr>
        <w:t>ote</w:t>
      </w:r>
      <w:r w:rsidRPr="44035508">
        <w:rPr>
          <w:b/>
          <w:i/>
          <w:kern w:val="3"/>
          <w:sz w:val="22"/>
          <w:szCs w:val="22"/>
          <w:lang w:val="en-US" w:eastAsia="zh-CN" w:bidi="hi-IN"/>
        </w:rPr>
        <w:t>:</w:t>
      </w:r>
    </w:p>
    <w:p w14:paraId="7D1AC861" w14:textId="20EBC7D7" w:rsidR="002B1130" w:rsidRDefault="002B1130" w:rsidP="001807F1">
      <w:pPr>
        <w:widowControl w:val="0"/>
        <w:suppressAutoHyphens/>
        <w:autoSpaceDN w:val="0"/>
        <w:ind w:firstLine="58"/>
        <w:jc w:val="both"/>
        <w:textAlignment w:val="baseline"/>
        <w:rPr>
          <w:ins w:id="138" w:author="Michele Romani" w:date="2017-03-06T00:55:00Z"/>
          <w:b/>
          <w:i/>
          <w:kern w:val="3"/>
          <w:sz w:val="22"/>
          <w:szCs w:val="22"/>
          <w:lang w:val="en-US" w:eastAsia="zh-CN" w:bidi="hi-IN"/>
        </w:rPr>
      </w:pPr>
    </w:p>
    <w:p w14:paraId="105E5262" w14:textId="6B769D66" w:rsidR="002B1130" w:rsidRPr="00520E84" w:rsidRDefault="002B1130" w:rsidP="001807F1">
      <w:pPr>
        <w:widowControl w:val="0"/>
        <w:suppressAutoHyphens/>
        <w:autoSpaceDN w:val="0"/>
        <w:ind w:firstLine="58"/>
        <w:jc w:val="both"/>
        <w:textAlignment w:val="baseline"/>
        <w:rPr>
          <w:b/>
          <w:i/>
          <w:sz w:val="22"/>
          <w:szCs w:val="22"/>
          <w:lang w:val="en-US" w:eastAsia="zh-CN" w:bidi="hi-IN"/>
        </w:rPr>
      </w:pPr>
      <w:ins w:id="139" w:author="Michele Romani" w:date="2017-03-06T00:55:00Z">
        <w:r>
          <w:rPr>
            <w:noProof/>
          </w:rPr>
          <mc:AlternateContent>
            <mc:Choice Requires="wps">
              <w:drawing>
                <wp:inline distT="0" distB="0" distL="0" distR="0" wp14:anchorId="408135DC" wp14:editId="37FC10AA">
                  <wp:extent cx="302260" cy="302260"/>
                  <wp:effectExtent l="0" t="0" r="0" b="0"/>
                  <wp:docPr id="8" name="AutoShape 3" descr="Diagram of data distribution based on zones in a sharded clu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9BA4B" id="AutoShape 3" o:spid="_x0000_s1026" alt="Diagram of data distribution based on zones in a sharded clust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" filled="f" stroked="f">
                  <o:lock v:ext="edit" aspectratio="t"/>
                  <w10:anchorlock/>
                </v:rect>
              </w:pict>
            </mc:Fallback>
          </mc:AlternateContent>
        </w:r>
      </w:ins>
    </w:p>
    <w:p w14:paraId="4079153D" w14:textId="77777777" w:rsidR="001807F1" w:rsidRPr="00520E84" w:rsidRDefault="001807F1" w:rsidP="001807F1">
      <w:pPr>
        <w:widowControl w:val="0"/>
        <w:suppressAutoHyphens/>
        <w:autoSpaceDN w:val="0"/>
        <w:ind w:firstLine="58"/>
        <w:jc w:val="both"/>
        <w:textAlignment w:val="baseline"/>
        <w:rPr>
          <w:i/>
          <w:sz w:val="22"/>
          <w:szCs w:val="22"/>
          <w:lang w:val="en-US" w:eastAsia="zh-CN" w:bidi="hi-IN"/>
        </w:rPr>
      </w:pPr>
      <w:r w:rsidRPr="44035508">
        <w:rPr>
          <w:i/>
          <w:kern w:val="3"/>
          <w:sz w:val="22"/>
          <w:szCs w:val="22"/>
          <w:lang w:val="en-US" w:eastAsia="zh-CN" w:bidi="hi-IN"/>
        </w:rPr>
        <w:t>This section is optional</w:t>
      </w:r>
      <w:r w:rsidR="00AD4B15" w:rsidRPr="44035508">
        <w:rPr>
          <w:i/>
          <w:kern w:val="3"/>
          <w:sz w:val="22"/>
          <w:szCs w:val="22"/>
          <w:lang w:val="en-US" w:eastAsia="zh-CN" w:bidi="hi-IN"/>
        </w:rPr>
        <w:t>.</w:t>
      </w:r>
    </w:p>
    <w:p w14:paraId="4D7110D1" w14:textId="77777777" w:rsidR="001807F1" w:rsidRPr="00520E84" w:rsidRDefault="001807F1" w:rsidP="001807F1">
      <w:pPr>
        <w:widowControl w:val="0"/>
        <w:suppressAutoHyphens/>
        <w:autoSpaceDN w:val="0"/>
        <w:ind w:firstLine="58"/>
        <w:jc w:val="both"/>
        <w:textAlignment w:val="baseline"/>
        <w:rPr>
          <w:i/>
          <w:iCs/>
          <w:kern w:val="3"/>
          <w:sz w:val="22"/>
          <w:lang w:val="en-US" w:eastAsia="zh-CN" w:bidi="hi-IN"/>
        </w:rPr>
      </w:pPr>
    </w:p>
    <w:p w14:paraId="6F067EAD" w14:textId="77777777" w:rsidR="001807F1" w:rsidRPr="001807F1" w:rsidRDefault="001807F1" w:rsidP="001807F1">
      <w:pPr>
        <w:widowControl w:val="0"/>
        <w:suppressAutoHyphens/>
        <w:autoSpaceDN w:val="0"/>
        <w:jc w:val="both"/>
        <w:textAlignment w:val="baseline"/>
        <w:rPr>
          <w:i/>
          <w:sz w:val="22"/>
          <w:szCs w:val="22"/>
          <w:lang w:val="en-US" w:eastAsia="zh-CN" w:bidi="hi-IN"/>
        </w:rPr>
      </w:pPr>
      <w:r w:rsidRPr="001807F1">
        <w:rPr>
          <w:b/>
          <w:bCs/>
          <w:kern w:val="3"/>
          <w:sz w:val="28"/>
          <w:szCs w:val="28"/>
          <w:lang w:val="en-US" w:eastAsia="zh-CN" w:bidi="hi-IN"/>
        </w:rPr>
        <w:t>Title</w:t>
      </w:r>
    </w:p>
    <w:p w14:paraId="71FD39E8" w14:textId="77777777" w:rsidR="001807F1" w:rsidRPr="001807F1" w:rsidRDefault="001807F1" w:rsidP="001807F1">
      <w:pPr>
        <w:widowControl w:val="0"/>
        <w:suppressAutoHyphens/>
        <w:autoSpaceDN w:val="0"/>
        <w:jc w:val="both"/>
        <w:textAlignment w:val="baseline"/>
        <w:rPr>
          <w:sz w:val="22"/>
          <w:szCs w:val="22"/>
          <w:lang w:val="en-US" w:eastAsia="zh-CN" w:bidi="hi-IN"/>
        </w:rPr>
      </w:pPr>
      <w:r w:rsidRPr="44035508">
        <w:rPr>
          <w:kern w:val="3"/>
          <w:sz w:val="22"/>
          <w:szCs w:val="22"/>
          <w:lang w:val="en-US" w:eastAsia="zh-CN" w:bidi="hi-IN"/>
        </w:rPr>
        <w:t>….</w:t>
      </w:r>
    </w:p>
    <w:p w14:paraId="5BB4B3A3"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47F90CF7" w14:textId="77777777" w:rsidR="001807F1" w:rsidRPr="001807F1" w:rsidRDefault="001807F1" w:rsidP="001807F1">
      <w:pPr>
        <w:widowControl w:val="0"/>
        <w:suppressAutoHyphens/>
        <w:autoSpaceDN w:val="0"/>
        <w:jc w:val="both"/>
        <w:textAlignment w:val="baseline"/>
        <w:rPr>
          <w:sz w:val="22"/>
          <w:szCs w:val="22"/>
          <w:lang w:val="en-US" w:eastAsia="zh-CN" w:bidi="hi-IN"/>
        </w:rPr>
      </w:pPr>
      <w:r w:rsidRPr="001807F1">
        <w:rPr>
          <w:b/>
          <w:bCs/>
          <w:kern w:val="3"/>
          <w:sz w:val="28"/>
          <w:szCs w:val="28"/>
          <w:lang w:val="en-US" w:eastAsia="zh-CN" w:bidi="hi-IN"/>
        </w:rPr>
        <w:t>Subtitle</w:t>
      </w:r>
    </w:p>
    <w:p w14:paraId="7EC1F21E" w14:textId="0907520F" w:rsidR="001807F1" w:rsidRDefault="001807F1" w:rsidP="001807F1">
      <w:pPr>
        <w:widowControl w:val="0"/>
        <w:suppressAutoHyphens/>
        <w:autoSpaceDN w:val="0"/>
        <w:jc w:val="both"/>
        <w:textAlignment w:val="baseline"/>
        <w:rPr>
          <w:ins w:id="140" w:author="Michele Romani" w:date="2017-03-05T14:58:00Z"/>
          <w:kern w:val="3"/>
          <w:sz w:val="22"/>
          <w:szCs w:val="22"/>
          <w:lang w:val="en-US" w:eastAsia="zh-CN" w:bidi="hi-IN"/>
        </w:rPr>
      </w:pPr>
      <w:r w:rsidRPr="44035508">
        <w:rPr>
          <w:kern w:val="3"/>
          <w:sz w:val="22"/>
          <w:szCs w:val="22"/>
          <w:lang w:val="en-US" w:eastAsia="zh-CN" w:bidi="hi-IN"/>
        </w:rPr>
        <w:t>….</w:t>
      </w:r>
    </w:p>
    <w:p w14:paraId="78E3B342" w14:textId="34959318" w:rsidR="00B71645" w:rsidRPr="001807F1" w:rsidRDefault="00B71645" w:rsidP="001807F1">
      <w:pPr>
        <w:widowControl w:val="0"/>
        <w:suppressAutoHyphens/>
        <w:autoSpaceDN w:val="0"/>
        <w:jc w:val="both"/>
        <w:textAlignment w:val="baseline"/>
        <w:rPr>
          <w:sz w:val="22"/>
          <w:szCs w:val="22"/>
          <w:lang w:val="en-US" w:eastAsia="zh-CN" w:bidi="hi-IN"/>
        </w:rPr>
      </w:pPr>
      <w:ins w:id="141" w:author="Michele Romani" w:date="2017-03-05T14:58:00Z">
        <w:r>
          <w:rPr>
            <w:noProof/>
          </w:rPr>
          <w:drawing>
            <wp:inline distT="0" distB="0" distL="0" distR="0" wp14:anchorId="6938DF7A" wp14:editId="13298CA7">
              <wp:extent cx="10471355" cy="5950975"/>
              <wp:effectExtent l="0" t="0" r="6350" b="12065"/>
              <wp:docPr id="7" name="Grafico 7">
                <a:extLst xmlns:a="http://schemas.openxmlformats.org/drawingml/2006/main">
                  <a:ext uri="{FF2B5EF4-FFF2-40B4-BE49-F238E27FC236}">
                    <a16:creationId xmlns:a16="http://schemas.microsoft.com/office/drawing/2014/main" id="{A22D4C3D-7553-4D6B-A51A-6041126C7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ins>
    </w:p>
    <w:sectPr w:rsidR="00B71645" w:rsidRPr="001807F1" w:rsidSect="0094058D">
      <w:footerReference w:type="default" r:id="rId28"/>
      <w:pgSz w:w="11906" w:h="16838"/>
      <w:pgMar w:top="720" w:right="720" w:bottom="720" w:left="72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Alberto Montresor" w:date="2017-02-22T06:58:00Z" w:initials="AM">
    <w:p w14:paraId="34325D42" w14:textId="5B4A044B" w:rsidR="001E6265" w:rsidRDefault="001E6265">
      <w:pPr>
        <w:pStyle w:val="Testocommento"/>
      </w:pPr>
      <w:r>
        <w:rPr>
          <w:rStyle w:val="Rimandocommento"/>
        </w:rPr>
        <w:annotationRef/>
      </w:r>
      <w:r>
        <w:t>Non riesco nemmeno a capire come girarla.</w:t>
      </w:r>
    </w:p>
  </w:comment>
  <w:comment w:id="35" w:author="Alberto Montresor" w:date="2017-02-21T18:55:00Z" w:initials="AM">
    <w:p w14:paraId="280806CB" w14:textId="28B66B1F" w:rsidR="001E6265" w:rsidRDefault="001E6265">
      <w:pPr>
        <w:pStyle w:val="Testocommento"/>
      </w:pPr>
      <w:r>
        <w:rPr>
          <w:rStyle w:val="Rimandocommento"/>
        </w:rPr>
        <w:annotationRef/>
      </w:r>
      <w:r>
        <w:t>Too long!</w:t>
      </w:r>
    </w:p>
  </w:comment>
  <w:comment w:id="36" w:author="Alberto Montresor" w:date="2017-02-22T06:59:00Z" w:initials="AM">
    <w:p w14:paraId="41938ED5" w14:textId="7D3C5DE3" w:rsidR="001E6265" w:rsidRDefault="001E6265">
      <w:pPr>
        <w:pStyle w:val="Testocommento"/>
      </w:pPr>
      <w:r>
        <w:rPr>
          <w:rStyle w:val="Rimandocommento"/>
        </w:rPr>
        <w:annotationRef/>
      </w:r>
      <w:r>
        <w:t>Non menzionerei i tempi qui.</w:t>
      </w:r>
    </w:p>
  </w:comment>
  <w:comment w:id="37" w:author="Alberto Montresor" w:date="2017-02-22T07:00:00Z" w:initials="AM">
    <w:p w14:paraId="0FEAC401" w14:textId="5A321E1B" w:rsidR="001E6265" w:rsidRDefault="001E6265">
      <w:pPr>
        <w:pStyle w:val="Testocommento"/>
      </w:pPr>
      <w:r>
        <w:rPr>
          <w:rStyle w:val="Rimandocommento"/>
        </w:rPr>
        <w:annotationRef/>
      </w:r>
      <w:r>
        <w:t>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325D42" w15:done="0"/>
  <w15:commentEx w15:paraId="280806CB" w15:done="0"/>
  <w15:commentEx w15:paraId="41938ED5" w15:done="0"/>
  <w15:commentEx w15:paraId="0FEAC40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E209B" w14:textId="77777777" w:rsidR="00BA2B97" w:rsidRDefault="00BA2B97" w:rsidP="00326F85">
      <w:r>
        <w:separator/>
      </w:r>
    </w:p>
    <w:p w14:paraId="4EB5ACA7" w14:textId="77777777" w:rsidR="00BA2B97" w:rsidRDefault="00BA2B97"/>
  </w:endnote>
  <w:endnote w:type="continuationSeparator" w:id="0">
    <w:p w14:paraId="5B57AFA4" w14:textId="77777777" w:rsidR="00BA2B97" w:rsidRDefault="00BA2B97" w:rsidP="00326F85">
      <w:r>
        <w:continuationSeparator/>
      </w:r>
    </w:p>
    <w:p w14:paraId="4DFA1C11" w14:textId="77777777" w:rsidR="00BA2B97" w:rsidRDefault="00BA2B97"/>
  </w:endnote>
  <w:endnote w:type="continuationNotice" w:id="1">
    <w:p w14:paraId="7BC18189" w14:textId="77777777" w:rsidR="00BA2B97" w:rsidRDefault="00BA2B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2"/>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Droid Sans Fallback">
    <w:altName w:val="Times New Roman"/>
    <w:panose1 w:val="00000000000000000000"/>
    <w:charset w:val="00"/>
    <w:family w:val="roman"/>
    <w:notTrueType/>
    <w:pitch w:val="default"/>
  </w:font>
  <w:font w:name="Droid Sans Fallback">
    <w:charset w:val="00"/>
    <w:family w:val="modern"/>
    <w:pitch w:val="fixed"/>
  </w:font>
  <w:font w:name="FreeSans">
    <w:altName w:val="Arial"/>
    <w:charset w:val="00"/>
    <w:family w:val="swiss"/>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charset w:val="00"/>
    <w:family w:val="roman"/>
    <w:pitch w:val="variable"/>
  </w:font>
  <w:font w:name="Liberation Serif,FreeSans,Droi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909356"/>
      <w:docPartObj>
        <w:docPartGallery w:val="Page Numbers (Bottom of Page)"/>
        <w:docPartUnique/>
      </w:docPartObj>
    </w:sdtPr>
    <w:sdtContent>
      <w:p w14:paraId="6E6B014B" w14:textId="7AEE491E" w:rsidR="001E6265" w:rsidRDefault="001E6265">
        <w:pPr>
          <w:pStyle w:val="Pidipagina"/>
        </w:pPr>
        <w:r>
          <w:ptab w:relativeTo="margin" w:alignment="center" w:leader="none"/>
        </w:r>
        <w:r>
          <w:fldChar w:fldCharType="begin"/>
        </w:r>
        <w:r>
          <w:instrText>PAGE   \* MERGEFORMAT</w:instrText>
        </w:r>
        <w:r>
          <w:fldChar w:fldCharType="separate"/>
        </w:r>
        <w:r w:rsidR="009222B0">
          <w:rPr>
            <w:noProof/>
          </w:rPr>
          <w:t>27</w:t>
        </w:r>
        <w:r>
          <w:fldChar w:fldCharType="end"/>
        </w:r>
      </w:p>
    </w:sdtContent>
  </w:sdt>
  <w:p w14:paraId="6BEF68D7" w14:textId="77777777" w:rsidR="001E6265" w:rsidRDefault="001E6265">
    <w:pPr>
      <w:pStyle w:val="Pidipagina"/>
    </w:pPr>
  </w:p>
  <w:p w14:paraId="1A747EB1" w14:textId="77777777" w:rsidR="001E6265" w:rsidRDefault="001E62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2CDC6" w14:textId="77777777" w:rsidR="00BA2B97" w:rsidRDefault="00BA2B97" w:rsidP="00326F85">
      <w:r>
        <w:separator/>
      </w:r>
    </w:p>
    <w:p w14:paraId="000D23B6" w14:textId="77777777" w:rsidR="00BA2B97" w:rsidRDefault="00BA2B97"/>
  </w:footnote>
  <w:footnote w:type="continuationSeparator" w:id="0">
    <w:p w14:paraId="43B4F2A6" w14:textId="77777777" w:rsidR="00BA2B97" w:rsidRDefault="00BA2B97" w:rsidP="00326F85">
      <w:r>
        <w:continuationSeparator/>
      </w:r>
    </w:p>
    <w:p w14:paraId="0FCD9F12" w14:textId="77777777" w:rsidR="00BA2B97" w:rsidRDefault="00BA2B97"/>
  </w:footnote>
  <w:footnote w:type="continuationNotice" w:id="1">
    <w:p w14:paraId="11F180DE" w14:textId="77777777" w:rsidR="00BA2B97" w:rsidRDefault="00BA2B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2DA"/>
    <w:multiLevelType w:val="hybridMultilevel"/>
    <w:tmpl w:val="AD0E8F6E"/>
    <w:lvl w:ilvl="0" w:tplc="EAFC8004">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8955E03"/>
    <w:multiLevelType w:val="hybridMultilevel"/>
    <w:tmpl w:val="C8E69C80"/>
    <w:lvl w:ilvl="0" w:tplc="04100001">
      <w:start w:val="1"/>
      <w:numFmt w:val="bullet"/>
      <w:lvlText w:val=""/>
      <w:lvlJc w:val="left"/>
      <w:pPr>
        <w:ind w:left="2432" w:hanging="360"/>
      </w:pPr>
      <w:rPr>
        <w:rFonts w:ascii="Symbol" w:hAnsi="Symbol" w:hint="default"/>
      </w:rPr>
    </w:lvl>
    <w:lvl w:ilvl="1" w:tplc="04100003" w:tentative="1">
      <w:start w:val="1"/>
      <w:numFmt w:val="bullet"/>
      <w:lvlText w:val="o"/>
      <w:lvlJc w:val="left"/>
      <w:pPr>
        <w:ind w:left="3152" w:hanging="360"/>
      </w:pPr>
      <w:rPr>
        <w:rFonts w:ascii="Courier New" w:hAnsi="Courier New" w:cs="Courier New" w:hint="default"/>
      </w:rPr>
    </w:lvl>
    <w:lvl w:ilvl="2" w:tplc="04100005" w:tentative="1">
      <w:start w:val="1"/>
      <w:numFmt w:val="bullet"/>
      <w:lvlText w:val=""/>
      <w:lvlJc w:val="left"/>
      <w:pPr>
        <w:ind w:left="3872" w:hanging="360"/>
      </w:pPr>
      <w:rPr>
        <w:rFonts w:ascii="Wingdings" w:hAnsi="Wingdings" w:hint="default"/>
      </w:rPr>
    </w:lvl>
    <w:lvl w:ilvl="3" w:tplc="04100001" w:tentative="1">
      <w:start w:val="1"/>
      <w:numFmt w:val="bullet"/>
      <w:lvlText w:val=""/>
      <w:lvlJc w:val="left"/>
      <w:pPr>
        <w:ind w:left="4592" w:hanging="360"/>
      </w:pPr>
      <w:rPr>
        <w:rFonts w:ascii="Symbol" w:hAnsi="Symbol" w:hint="default"/>
      </w:rPr>
    </w:lvl>
    <w:lvl w:ilvl="4" w:tplc="04100003" w:tentative="1">
      <w:start w:val="1"/>
      <w:numFmt w:val="bullet"/>
      <w:lvlText w:val="o"/>
      <w:lvlJc w:val="left"/>
      <w:pPr>
        <w:ind w:left="5312" w:hanging="360"/>
      </w:pPr>
      <w:rPr>
        <w:rFonts w:ascii="Courier New" w:hAnsi="Courier New" w:cs="Courier New" w:hint="default"/>
      </w:rPr>
    </w:lvl>
    <w:lvl w:ilvl="5" w:tplc="04100005" w:tentative="1">
      <w:start w:val="1"/>
      <w:numFmt w:val="bullet"/>
      <w:lvlText w:val=""/>
      <w:lvlJc w:val="left"/>
      <w:pPr>
        <w:ind w:left="6032" w:hanging="360"/>
      </w:pPr>
      <w:rPr>
        <w:rFonts w:ascii="Wingdings" w:hAnsi="Wingdings" w:hint="default"/>
      </w:rPr>
    </w:lvl>
    <w:lvl w:ilvl="6" w:tplc="04100001" w:tentative="1">
      <w:start w:val="1"/>
      <w:numFmt w:val="bullet"/>
      <w:lvlText w:val=""/>
      <w:lvlJc w:val="left"/>
      <w:pPr>
        <w:ind w:left="6752" w:hanging="360"/>
      </w:pPr>
      <w:rPr>
        <w:rFonts w:ascii="Symbol" w:hAnsi="Symbol" w:hint="default"/>
      </w:rPr>
    </w:lvl>
    <w:lvl w:ilvl="7" w:tplc="04100003" w:tentative="1">
      <w:start w:val="1"/>
      <w:numFmt w:val="bullet"/>
      <w:lvlText w:val="o"/>
      <w:lvlJc w:val="left"/>
      <w:pPr>
        <w:ind w:left="7472" w:hanging="360"/>
      </w:pPr>
      <w:rPr>
        <w:rFonts w:ascii="Courier New" w:hAnsi="Courier New" w:cs="Courier New" w:hint="default"/>
      </w:rPr>
    </w:lvl>
    <w:lvl w:ilvl="8" w:tplc="04100005" w:tentative="1">
      <w:start w:val="1"/>
      <w:numFmt w:val="bullet"/>
      <w:lvlText w:val=""/>
      <w:lvlJc w:val="left"/>
      <w:pPr>
        <w:ind w:left="8192" w:hanging="360"/>
      </w:pPr>
      <w:rPr>
        <w:rFonts w:ascii="Wingdings" w:hAnsi="Wingdings" w:hint="default"/>
      </w:rPr>
    </w:lvl>
  </w:abstractNum>
  <w:abstractNum w:abstractNumId="3" w15:restartNumberingAfterBreak="0">
    <w:nsid w:val="11D306D7"/>
    <w:multiLevelType w:val="multilevel"/>
    <w:tmpl w:val="0409001D"/>
    <w:numStyleLink w:val="Stile1"/>
  </w:abstractNum>
  <w:abstractNum w:abstractNumId="4"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B5C05"/>
    <w:multiLevelType w:val="hybridMultilevel"/>
    <w:tmpl w:val="F572D830"/>
    <w:lvl w:ilvl="0" w:tplc="04100001">
      <w:start w:val="1"/>
      <w:numFmt w:val="bullet"/>
      <w:lvlText w:val=""/>
      <w:lvlJc w:val="left"/>
      <w:pPr>
        <w:ind w:left="2432" w:hanging="360"/>
      </w:pPr>
      <w:rPr>
        <w:rFonts w:ascii="Symbol" w:hAnsi="Symbol" w:hint="default"/>
      </w:rPr>
    </w:lvl>
    <w:lvl w:ilvl="1" w:tplc="04100003" w:tentative="1">
      <w:start w:val="1"/>
      <w:numFmt w:val="bullet"/>
      <w:lvlText w:val="o"/>
      <w:lvlJc w:val="left"/>
      <w:pPr>
        <w:ind w:left="3152" w:hanging="360"/>
      </w:pPr>
      <w:rPr>
        <w:rFonts w:ascii="Courier New" w:hAnsi="Courier New" w:cs="Courier New" w:hint="default"/>
      </w:rPr>
    </w:lvl>
    <w:lvl w:ilvl="2" w:tplc="04100005" w:tentative="1">
      <w:start w:val="1"/>
      <w:numFmt w:val="bullet"/>
      <w:lvlText w:val=""/>
      <w:lvlJc w:val="left"/>
      <w:pPr>
        <w:ind w:left="3872" w:hanging="360"/>
      </w:pPr>
      <w:rPr>
        <w:rFonts w:ascii="Wingdings" w:hAnsi="Wingdings" w:hint="default"/>
      </w:rPr>
    </w:lvl>
    <w:lvl w:ilvl="3" w:tplc="04100001" w:tentative="1">
      <w:start w:val="1"/>
      <w:numFmt w:val="bullet"/>
      <w:lvlText w:val=""/>
      <w:lvlJc w:val="left"/>
      <w:pPr>
        <w:ind w:left="4592" w:hanging="360"/>
      </w:pPr>
      <w:rPr>
        <w:rFonts w:ascii="Symbol" w:hAnsi="Symbol" w:hint="default"/>
      </w:rPr>
    </w:lvl>
    <w:lvl w:ilvl="4" w:tplc="04100003" w:tentative="1">
      <w:start w:val="1"/>
      <w:numFmt w:val="bullet"/>
      <w:lvlText w:val="o"/>
      <w:lvlJc w:val="left"/>
      <w:pPr>
        <w:ind w:left="5312" w:hanging="360"/>
      </w:pPr>
      <w:rPr>
        <w:rFonts w:ascii="Courier New" w:hAnsi="Courier New" w:cs="Courier New" w:hint="default"/>
      </w:rPr>
    </w:lvl>
    <w:lvl w:ilvl="5" w:tplc="04100005" w:tentative="1">
      <w:start w:val="1"/>
      <w:numFmt w:val="bullet"/>
      <w:lvlText w:val=""/>
      <w:lvlJc w:val="left"/>
      <w:pPr>
        <w:ind w:left="6032" w:hanging="360"/>
      </w:pPr>
      <w:rPr>
        <w:rFonts w:ascii="Wingdings" w:hAnsi="Wingdings" w:hint="default"/>
      </w:rPr>
    </w:lvl>
    <w:lvl w:ilvl="6" w:tplc="04100001" w:tentative="1">
      <w:start w:val="1"/>
      <w:numFmt w:val="bullet"/>
      <w:lvlText w:val=""/>
      <w:lvlJc w:val="left"/>
      <w:pPr>
        <w:ind w:left="6752" w:hanging="360"/>
      </w:pPr>
      <w:rPr>
        <w:rFonts w:ascii="Symbol" w:hAnsi="Symbol" w:hint="default"/>
      </w:rPr>
    </w:lvl>
    <w:lvl w:ilvl="7" w:tplc="04100003" w:tentative="1">
      <w:start w:val="1"/>
      <w:numFmt w:val="bullet"/>
      <w:lvlText w:val="o"/>
      <w:lvlJc w:val="left"/>
      <w:pPr>
        <w:ind w:left="7472" w:hanging="360"/>
      </w:pPr>
      <w:rPr>
        <w:rFonts w:ascii="Courier New" w:hAnsi="Courier New" w:cs="Courier New" w:hint="default"/>
      </w:rPr>
    </w:lvl>
    <w:lvl w:ilvl="8" w:tplc="04100005" w:tentative="1">
      <w:start w:val="1"/>
      <w:numFmt w:val="bullet"/>
      <w:lvlText w:val=""/>
      <w:lvlJc w:val="left"/>
      <w:pPr>
        <w:ind w:left="8192" w:hanging="360"/>
      </w:pPr>
      <w:rPr>
        <w:rFonts w:ascii="Wingdings" w:hAnsi="Wingdings" w:hint="default"/>
      </w:rPr>
    </w:lvl>
  </w:abstractNum>
  <w:abstractNum w:abstractNumId="6" w15:restartNumberingAfterBreak="0">
    <w:nsid w:val="1F4A1D3E"/>
    <w:multiLevelType w:val="hybridMultilevel"/>
    <w:tmpl w:val="FFA0364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94103"/>
    <w:multiLevelType w:val="hybridMultilevel"/>
    <w:tmpl w:val="990CE2D2"/>
    <w:lvl w:ilvl="0" w:tplc="04100001">
      <w:start w:val="1"/>
      <w:numFmt w:val="bullet"/>
      <w:lvlText w:val=""/>
      <w:lvlJc w:val="left"/>
      <w:pPr>
        <w:ind w:left="2432" w:hanging="360"/>
      </w:pPr>
      <w:rPr>
        <w:rFonts w:ascii="Symbol" w:hAnsi="Symbol" w:hint="default"/>
      </w:rPr>
    </w:lvl>
    <w:lvl w:ilvl="1" w:tplc="04100003" w:tentative="1">
      <w:start w:val="1"/>
      <w:numFmt w:val="bullet"/>
      <w:lvlText w:val="o"/>
      <w:lvlJc w:val="left"/>
      <w:pPr>
        <w:ind w:left="3152" w:hanging="360"/>
      </w:pPr>
      <w:rPr>
        <w:rFonts w:ascii="Courier New" w:hAnsi="Courier New" w:cs="Courier New" w:hint="default"/>
      </w:rPr>
    </w:lvl>
    <w:lvl w:ilvl="2" w:tplc="04100005" w:tentative="1">
      <w:start w:val="1"/>
      <w:numFmt w:val="bullet"/>
      <w:lvlText w:val=""/>
      <w:lvlJc w:val="left"/>
      <w:pPr>
        <w:ind w:left="3872" w:hanging="360"/>
      </w:pPr>
      <w:rPr>
        <w:rFonts w:ascii="Wingdings" w:hAnsi="Wingdings" w:hint="default"/>
      </w:rPr>
    </w:lvl>
    <w:lvl w:ilvl="3" w:tplc="04100001" w:tentative="1">
      <w:start w:val="1"/>
      <w:numFmt w:val="bullet"/>
      <w:lvlText w:val=""/>
      <w:lvlJc w:val="left"/>
      <w:pPr>
        <w:ind w:left="4592" w:hanging="360"/>
      </w:pPr>
      <w:rPr>
        <w:rFonts w:ascii="Symbol" w:hAnsi="Symbol" w:hint="default"/>
      </w:rPr>
    </w:lvl>
    <w:lvl w:ilvl="4" w:tplc="04100003" w:tentative="1">
      <w:start w:val="1"/>
      <w:numFmt w:val="bullet"/>
      <w:lvlText w:val="o"/>
      <w:lvlJc w:val="left"/>
      <w:pPr>
        <w:ind w:left="5312" w:hanging="360"/>
      </w:pPr>
      <w:rPr>
        <w:rFonts w:ascii="Courier New" w:hAnsi="Courier New" w:cs="Courier New" w:hint="default"/>
      </w:rPr>
    </w:lvl>
    <w:lvl w:ilvl="5" w:tplc="04100005" w:tentative="1">
      <w:start w:val="1"/>
      <w:numFmt w:val="bullet"/>
      <w:lvlText w:val=""/>
      <w:lvlJc w:val="left"/>
      <w:pPr>
        <w:ind w:left="6032" w:hanging="360"/>
      </w:pPr>
      <w:rPr>
        <w:rFonts w:ascii="Wingdings" w:hAnsi="Wingdings" w:hint="default"/>
      </w:rPr>
    </w:lvl>
    <w:lvl w:ilvl="6" w:tplc="04100001" w:tentative="1">
      <w:start w:val="1"/>
      <w:numFmt w:val="bullet"/>
      <w:lvlText w:val=""/>
      <w:lvlJc w:val="left"/>
      <w:pPr>
        <w:ind w:left="6752" w:hanging="360"/>
      </w:pPr>
      <w:rPr>
        <w:rFonts w:ascii="Symbol" w:hAnsi="Symbol" w:hint="default"/>
      </w:rPr>
    </w:lvl>
    <w:lvl w:ilvl="7" w:tplc="04100003" w:tentative="1">
      <w:start w:val="1"/>
      <w:numFmt w:val="bullet"/>
      <w:lvlText w:val="o"/>
      <w:lvlJc w:val="left"/>
      <w:pPr>
        <w:ind w:left="7472" w:hanging="360"/>
      </w:pPr>
      <w:rPr>
        <w:rFonts w:ascii="Courier New" w:hAnsi="Courier New" w:cs="Courier New" w:hint="default"/>
      </w:rPr>
    </w:lvl>
    <w:lvl w:ilvl="8" w:tplc="04100005" w:tentative="1">
      <w:start w:val="1"/>
      <w:numFmt w:val="bullet"/>
      <w:lvlText w:val=""/>
      <w:lvlJc w:val="left"/>
      <w:pPr>
        <w:ind w:left="8192" w:hanging="360"/>
      </w:pPr>
      <w:rPr>
        <w:rFonts w:ascii="Wingdings" w:hAnsi="Wingdings" w:hint="default"/>
      </w:rPr>
    </w:lvl>
  </w:abstractNum>
  <w:abstractNum w:abstractNumId="10"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403256F"/>
    <w:multiLevelType w:val="hybridMultilevel"/>
    <w:tmpl w:val="B26C8D3A"/>
    <w:lvl w:ilvl="0" w:tplc="0410000F">
      <w:start w:val="1"/>
      <w:numFmt w:val="decimal"/>
      <w:lvlText w:val="%1."/>
      <w:lvlJc w:val="left"/>
      <w:pPr>
        <w:ind w:left="1296" w:hanging="360"/>
      </w:pPr>
    </w:lvl>
    <w:lvl w:ilvl="1" w:tplc="04100019" w:tentative="1">
      <w:start w:val="1"/>
      <w:numFmt w:val="lowerLetter"/>
      <w:lvlText w:val="%2."/>
      <w:lvlJc w:val="left"/>
      <w:pPr>
        <w:ind w:left="2016" w:hanging="360"/>
      </w:pPr>
    </w:lvl>
    <w:lvl w:ilvl="2" w:tplc="0410001B" w:tentative="1">
      <w:start w:val="1"/>
      <w:numFmt w:val="lowerRoman"/>
      <w:lvlText w:val="%3."/>
      <w:lvlJc w:val="right"/>
      <w:pPr>
        <w:ind w:left="2736" w:hanging="180"/>
      </w:pPr>
    </w:lvl>
    <w:lvl w:ilvl="3" w:tplc="0410000F" w:tentative="1">
      <w:start w:val="1"/>
      <w:numFmt w:val="decimal"/>
      <w:lvlText w:val="%4."/>
      <w:lvlJc w:val="left"/>
      <w:pPr>
        <w:ind w:left="3456" w:hanging="360"/>
      </w:pPr>
    </w:lvl>
    <w:lvl w:ilvl="4" w:tplc="04100019" w:tentative="1">
      <w:start w:val="1"/>
      <w:numFmt w:val="lowerLetter"/>
      <w:lvlText w:val="%5."/>
      <w:lvlJc w:val="left"/>
      <w:pPr>
        <w:ind w:left="4176" w:hanging="360"/>
      </w:pPr>
    </w:lvl>
    <w:lvl w:ilvl="5" w:tplc="0410001B" w:tentative="1">
      <w:start w:val="1"/>
      <w:numFmt w:val="lowerRoman"/>
      <w:lvlText w:val="%6."/>
      <w:lvlJc w:val="right"/>
      <w:pPr>
        <w:ind w:left="4896" w:hanging="180"/>
      </w:pPr>
    </w:lvl>
    <w:lvl w:ilvl="6" w:tplc="0410000F" w:tentative="1">
      <w:start w:val="1"/>
      <w:numFmt w:val="decimal"/>
      <w:lvlText w:val="%7."/>
      <w:lvlJc w:val="left"/>
      <w:pPr>
        <w:ind w:left="5616" w:hanging="360"/>
      </w:pPr>
    </w:lvl>
    <w:lvl w:ilvl="7" w:tplc="04100019" w:tentative="1">
      <w:start w:val="1"/>
      <w:numFmt w:val="lowerLetter"/>
      <w:lvlText w:val="%8."/>
      <w:lvlJc w:val="left"/>
      <w:pPr>
        <w:ind w:left="6336" w:hanging="360"/>
      </w:pPr>
    </w:lvl>
    <w:lvl w:ilvl="8" w:tplc="0410001B" w:tentative="1">
      <w:start w:val="1"/>
      <w:numFmt w:val="lowerRoman"/>
      <w:lvlText w:val="%9."/>
      <w:lvlJc w:val="right"/>
      <w:pPr>
        <w:ind w:left="7056" w:hanging="180"/>
      </w:pPr>
    </w:lvl>
  </w:abstractNum>
  <w:abstractNum w:abstractNumId="12" w15:restartNumberingAfterBreak="0">
    <w:nsid w:val="356D5479"/>
    <w:multiLevelType w:val="multilevel"/>
    <w:tmpl w:val="3244CBEC"/>
    <w:lvl w:ilvl="0">
      <w:start w:val="1"/>
      <w:numFmt w:val="decimal"/>
      <w:pStyle w:val="Titolo1"/>
      <w:lvlText w:val="%1"/>
      <w:lvlJc w:val="left"/>
      <w:pPr>
        <w:ind w:left="178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rPr>
        <w:color w:val="000000" w:themeColor="text1"/>
        <w:sz w:val="24"/>
        <w:szCs w:val="24"/>
      </w:rPr>
    </w:lvl>
    <w:lvl w:ilvl="3">
      <w:start w:val="1"/>
      <w:numFmt w:val="decimal"/>
      <w:pStyle w:val="Titolo4"/>
      <w:lvlText w:val="%1.%2.%3.%4"/>
      <w:lvlJc w:val="left"/>
      <w:pPr>
        <w:ind w:left="2214" w:hanging="864"/>
      </w:pPr>
    </w:lvl>
    <w:lvl w:ilvl="4">
      <w:start w:val="1"/>
      <w:numFmt w:val="decimal"/>
      <w:pStyle w:val="Titolo5"/>
      <w:lvlText w:val="%1.%2.%3.%4.%5"/>
      <w:lvlJc w:val="left"/>
      <w:pPr>
        <w:ind w:left="2358" w:hanging="1008"/>
      </w:pPr>
    </w:lvl>
    <w:lvl w:ilvl="5">
      <w:start w:val="1"/>
      <w:numFmt w:val="decimal"/>
      <w:pStyle w:val="Titolo6"/>
      <w:lvlText w:val="%1.%2.%3.%4.%5.%6"/>
      <w:lvlJc w:val="left"/>
      <w:pPr>
        <w:ind w:left="2502" w:hanging="1152"/>
      </w:pPr>
    </w:lvl>
    <w:lvl w:ilvl="6">
      <w:start w:val="1"/>
      <w:numFmt w:val="decimal"/>
      <w:pStyle w:val="Titolo7"/>
      <w:lvlText w:val="%1.%2.%3.%4.%5.%6.%7"/>
      <w:lvlJc w:val="left"/>
      <w:pPr>
        <w:ind w:left="2646" w:hanging="1296"/>
      </w:pPr>
    </w:lvl>
    <w:lvl w:ilvl="7">
      <w:start w:val="1"/>
      <w:numFmt w:val="decimal"/>
      <w:pStyle w:val="Titolo8"/>
      <w:lvlText w:val="%1.%2.%3.%4.%5.%6.%7.%8"/>
      <w:lvlJc w:val="left"/>
      <w:pPr>
        <w:ind w:left="2790" w:hanging="1440"/>
      </w:pPr>
    </w:lvl>
    <w:lvl w:ilvl="8">
      <w:start w:val="1"/>
      <w:numFmt w:val="decimal"/>
      <w:pStyle w:val="Titolo9"/>
      <w:lvlText w:val="%1.%2.%3.%4.%5.%6.%7.%8.%9"/>
      <w:lvlJc w:val="left"/>
      <w:pPr>
        <w:ind w:left="2934" w:hanging="1584"/>
      </w:pPr>
    </w:lvl>
  </w:abstractNum>
  <w:abstractNum w:abstractNumId="13"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4412BA3"/>
    <w:multiLevelType w:val="hybridMultilevel"/>
    <w:tmpl w:val="A3B042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8349E1"/>
    <w:multiLevelType w:val="hybridMultilevel"/>
    <w:tmpl w:val="E8B6442E"/>
    <w:lvl w:ilvl="0" w:tplc="7DE42A1E">
      <w:numFmt w:val="bullet"/>
      <w:lvlText w:val="-"/>
      <w:lvlJc w:val="left"/>
      <w:pPr>
        <w:ind w:left="3058" w:hanging="360"/>
      </w:pPr>
      <w:rPr>
        <w:rFonts w:ascii="Times New Roman" w:eastAsia="Times New Roman" w:hAnsi="Times New Roman" w:cs="Times New Roman" w:hint="default"/>
      </w:rPr>
    </w:lvl>
    <w:lvl w:ilvl="1" w:tplc="04100003" w:tentative="1">
      <w:start w:val="1"/>
      <w:numFmt w:val="bullet"/>
      <w:lvlText w:val="o"/>
      <w:lvlJc w:val="left"/>
      <w:pPr>
        <w:ind w:left="2016" w:hanging="360"/>
      </w:pPr>
      <w:rPr>
        <w:rFonts w:ascii="Courier New" w:hAnsi="Courier New" w:cs="Courier New" w:hint="default"/>
      </w:rPr>
    </w:lvl>
    <w:lvl w:ilvl="2" w:tplc="04100005" w:tentative="1">
      <w:start w:val="1"/>
      <w:numFmt w:val="bullet"/>
      <w:lvlText w:val=""/>
      <w:lvlJc w:val="left"/>
      <w:pPr>
        <w:ind w:left="2736" w:hanging="360"/>
      </w:pPr>
      <w:rPr>
        <w:rFonts w:ascii="Wingdings" w:hAnsi="Wingdings" w:hint="default"/>
      </w:rPr>
    </w:lvl>
    <w:lvl w:ilvl="3" w:tplc="04100001" w:tentative="1">
      <w:start w:val="1"/>
      <w:numFmt w:val="bullet"/>
      <w:lvlText w:val=""/>
      <w:lvlJc w:val="left"/>
      <w:pPr>
        <w:ind w:left="3456" w:hanging="360"/>
      </w:pPr>
      <w:rPr>
        <w:rFonts w:ascii="Symbol" w:hAnsi="Symbol" w:hint="default"/>
      </w:rPr>
    </w:lvl>
    <w:lvl w:ilvl="4" w:tplc="04100003" w:tentative="1">
      <w:start w:val="1"/>
      <w:numFmt w:val="bullet"/>
      <w:lvlText w:val="o"/>
      <w:lvlJc w:val="left"/>
      <w:pPr>
        <w:ind w:left="4176" w:hanging="360"/>
      </w:pPr>
      <w:rPr>
        <w:rFonts w:ascii="Courier New" w:hAnsi="Courier New" w:cs="Courier New" w:hint="default"/>
      </w:rPr>
    </w:lvl>
    <w:lvl w:ilvl="5" w:tplc="04100005" w:tentative="1">
      <w:start w:val="1"/>
      <w:numFmt w:val="bullet"/>
      <w:lvlText w:val=""/>
      <w:lvlJc w:val="left"/>
      <w:pPr>
        <w:ind w:left="4896" w:hanging="360"/>
      </w:pPr>
      <w:rPr>
        <w:rFonts w:ascii="Wingdings" w:hAnsi="Wingdings" w:hint="default"/>
      </w:rPr>
    </w:lvl>
    <w:lvl w:ilvl="6" w:tplc="04100001" w:tentative="1">
      <w:start w:val="1"/>
      <w:numFmt w:val="bullet"/>
      <w:lvlText w:val=""/>
      <w:lvlJc w:val="left"/>
      <w:pPr>
        <w:ind w:left="5616" w:hanging="360"/>
      </w:pPr>
      <w:rPr>
        <w:rFonts w:ascii="Symbol" w:hAnsi="Symbol" w:hint="default"/>
      </w:rPr>
    </w:lvl>
    <w:lvl w:ilvl="7" w:tplc="04100003" w:tentative="1">
      <w:start w:val="1"/>
      <w:numFmt w:val="bullet"/>
      <w:lvlText w:val="o"/>
      <w:lvlJc w:val="left"/>
      <w:pPr>
        <w:ind w:left="6336" w:hanging="360"/>
      </w:pPr>
      <w:rPr>
        <w:rFonts w:ascii="Courier New" w:hAnsi="Courier New" w:cs="Courier New" w:hint="default"/>
      </w:rPr>
    </w:lvl>
    <w:lvl w:ilvl="8" w:tplc="04100005" w:tentative="1">
      <w:start w:val="1"/>
      <w:numFmt w:val="bullet"/>
      <w:lvlText w:val=""/>
      <w:lvlJc w:val="left"/>
      <w:pPr>
        <w:ind w:left="7056" w:hanging="360"/>
      </w:pPr>
      <w:rPr>
        <w:rFonts w:ascii="Wingdings" w:hAnsi="Wingdings" w:hint="default"/>
      </w:rPr>
    </w:lvl>
  </w:abstractNum>
  <w:abstractNum w:abstractNumId="20" w15:restartNumberingAfterBreak="0">
    <w:nsid w:val="4EFF47EB"/>
    <w:multiLevelType w:val="hybridMultilevel"/>
    <w:tmpl w:val="7E087EB8"/>
    <w:lvl w:ilvl="0" w:tplc="0410000F">
      <w:start w:val="1"/>
      <w:numFmt w:val="decimal"/>
      <w:lvlText w:val="%1."/>
      <w:lvlJc w:val="left"/>
      <w:pPr>
        <w:ind w:left="1296" w:hanging="360"/>
      </w:pPr>
    </w:lvl>
    <w:lvl w:ilvl="1" w:tplc="04100019" w:tentative="1">
      <w:start w:val="1"/>
      <w:numFmt w:val="lowerLetter"/>
      <w:lvlText w:val="%2."/>
      <w:lvlJc w:val="left"/>
      <w:pPr>
        <w:ind w:left="2016" w:hanging="360"/>
      </w:pPr>
    </w:lvl>
    <w:lvl w:ilvl="2" w:tplc="0410001B" w:tentative="1">
      <w:start w:val="1"/>
      <w:numFmt w:val="lowerRoman"/>
      <w:lvlText w:val="%3."/>
      <w:lvlJc w:val="right"/>
      <w:pPr>
        <w:ind w:left="2736" w:hanging="180"/>
      </w:pPr>
    </w:lvl>
    <w:lvl w:ilvl="3" w:tplc="0410000F" w:tentative="1">
      <w:start w:val="1"/>
      <w:numFmt w:val="decimal"/>
      <w:lvlText w:val="%4."/>
      <w:lvlJc w:val="left"/>
      <w:pPr>
        <w:ind w:left="3456" w:hanging="360"/>
      </w:pPr>
    </w:lvl>
    <w:lvl w:ilvl="4" w:tplc="04100019" w:tentative="1">
      <w:start w:val="1"/>
      <w:numFmt w:val="lowerLetter"/>
      <w:lvlText w:val="%5."/>
      <w:lvlJc w:val="left"/>
      <w:pPr>
        <w:ind w:left="4176" w:hanging="360"/>
      </w:pPr>
    </w:lvl>
    <w:lvl w:ilvl="5" w:tplc="0410001B" w:tentative="1">
      <w:start w:val="1"/>
      <w:numFmt w:val="lowerRoman"/>
      <w:lvlText w:val="%6."/>
      <w:lvlJc w:val="right"/>
      <w:pPr>
        <w:ind w:left="4896" w:hanging="180"/>
      </w:pPr>
    </w:lvl>
    <w:lvl w:ilvl="6" w:tplc="0410000F" w:tentative="1">
      <w:start w:val="1"/>
      <w:numFmt w:val="decimal"/>
      <w:lvlText w:val="%7."/>
      <w:lvlJc w:val="left"/>
      <w:pPr>
        <w:ind w:left="5616" w:hanging="360"/>
      </w:pPr>
    </w:lvl>
    <w:lvl w:ilvl="7" w:tplc="04100019" w:tentative="1">
      <w:start w:val="1"/>
      <w:numFmt w:val="lowerLetter"/>
      <w:lvlText w:val="%8."/>
      <w:lvlJc w:val="left"/>
      <w:pPr>
        <w:ind w:left="6336" w:hanging="360"/>
      </w:pPr>
    </w:lvl>
    <w:lvl w:ilvl="8" w:tplc="0410001B" w:tentative="1">
      <w:start w:val="1"/>
      <w:numFmt w:val="lowerRoman"/>
      <w:lvlText w:val="%9."/>
      <w:lvlJc w:val="right"/>
      <w:pPr>
        <w:ind w:left="7056" w:hanging="180"/>
      </w:pPr>
    </w:lvl>
  </w:abstractNum>
  <w:abstractNum w:abstractNumId="21" w15:restartNumberingAfterBreak="0">
    <w:nsid w:val="4F7B6267"/>
    <w:multiLevelType w:val="hybridMultilevel"/>
    <w:tmpl w:val="BBA09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10459FA"/>
    <w:multiLevelType w:val="hybridMultilevel"/>
    <w:tmpl w:val="1F94EE68"/>
    <w:lvl w:ilvl="0" w:tplc="04100001">
      <w:start w:val="1"/>
      <w:numFmt w:val="bullet"/>
      <w:lvlText w:val=""/>
      <w:lvlJc w:val="left"/>
      <w:pPr>
        <w:ind w:left="1296" w:hanging="360"/>
      </w:pPr>
      <w:rPr>
        <w:rFonts w:ascii="Symbol" w:hAnsi="Symbol" w:hint="default"/>
      </w:rPr>
    </w:lvl>
    <w:lvl w:ilvl="1" w:tplc="04100003" w:tentative="1">
      <w:start w:val="1"/>
      <w:numFmt w:val="bullet"/>
      <w:lvlText w:val="o"/>
      <w:lvlJc w:val="left"/>
      <w:pPr>
        <w:ind w:left="2016" w:hanging="360"/>
      </w:pPr>
      <w:rPr>
        <w:rFonts w:ascii="Courier New" w:hAnsi="Courier New" w:cs="Courier New" w:hint="default"/>
      </w:rPr>
    </w:lvl>
    <w:lvl w:ilvl="2" w:tplc="04100005" w:tentative="1">
      <w:start w:val="1"/>
      <w:numFmt w:val="bullet"/>
      <w:lvlText w:val=""/>
      <w:lvlJc w:val="left"/>
      <w:pPr>
        <w:ind w:left="2736" w:hanging="360"/>
      </w:pPr>
      <w:rPr>
        <w:rFonts w:ascii="Wingdings" w:hAnsi="Wingdings" w:hint="default"/>
      </w:rPr>
    </w:lvl>
    <w:lvl w:ilvl="3" w:tplc="04100001" w:tentative="1">
      <w:start w:val="1"/>
      <w:numFmt w:val="bullet"/>
      <w:lvlText w:val=""/>
      <w:lvlJc w:val="left"/>
      <w:pPr>
        <w:ind w:left="3456" w:hanging="360"/>
      </w:pPr>
      <w:rPr>
        <w:rFonts w:ascii="Symbol" w:hAnsi="Symbol" w:hint="default"/>
      </w:rPr>
    </w:lvl>
    <w:lvl w:ilvl="4" w:tplc="04100003" w:tentative="1">
      <w:start w:val="1"/>
      <w:numFmt w:val="bullet"/>
      <w:lvlText w:val="o"/>
      <w:lvlJc w:val="left"/>
      <w:pPr>
        <w:ind w:left="4176" w:hanging="360"/>
      </w:pPr>
      <w:rPr>
        <w:rFonts w:ascii="Courier New" w:hAnsi="Courier New" w:cs="Courier New" w:hint="default"/>
      </w:rPr>
    </w:lvl>
    <w:lvl w:ilvl="5" w:tplc="04100005" w:tentative="1">
      <w:start w:val="1"/>
      <w:numFmt w:val="bullet"/>
      <w:lvlText w:val=""/>
      <w:lvlJc w:val="left"/>
      <w:pPr>
        <w:ind w:left="4896" w:hanging="360"/>
      </w:pPr>
      <w:rPr>
        <w:rFonts w:ascii="Wingdings" w:hAnsi="Wingdings" w:hint="default"/>
      </w:rPr>
    </w:lvl>
    <w:lvl w:ilvl="6" w:tplc="04100001" w:tentative="1">
      <w:start w:val="1"/>
      <w:numFmt w:val="bullet"/>
      <w:lvlText w:val=""/>
      <w:lvlJc w:val="left"/>
      <w:pPr>
        <w:ind w:left="5616" w:hanging="360"/>
      </w:pPr>
      <w:rPr>
        <w:rFonts w:ascii="Symbol" w:hAnsi="Symbol" w:hint="default"/>
      </w:rPr>
    </w:lvl>
    <w:lvl w:ilvl="7" w:tplc="04100003" w:tentative="1">
      <w:start w:val="1"/>
      <w:numFmt w:val="bullet"/>
      <w:lvlText w:val="o"/>
      <w:lvlJc w:val="left"/>
      <w:pPr>
        <w:ind w:left="6336" w:hanging="360"/>
      </w:pPr>
      <w:rPr>
        <w:rFonts w:ascii="Courier New" w:hAnsi="Courier New" w:cs="Courier New" w:hint="default"/>
      </w:rPr>
    </w:lvl>
    <w:lvl w:ilvl="8" w:tplc="04100005" w:tentative="1">
      <w:start w:val="1"/>
      <w:numFmt w:val="bullet"/>
      <w:lvlText w:val=""/>
      <w:lvlJc w:val="left"/>
      <w:pPr>
        <w:ind w:left="7056" w:hanging="360"/>
      </w:pPr>
      <w:rPr>
        <w:rFonts w:ascii="Wingdings" w:hAnsi="Wingdings" w:hint="default"/>
      </w:rPr>
    </w:lvl>
  </w:abstractNum>
  <w:abstractNum w:abstractNumId="23" w15:restartNumberingAfterBreak="0">
    <w:nsid w:val="596552EC"/>
    <w:multiLevelType w:val="hybridMultilevel"/>
    <w:tmpl w:val="700C01CA"/>
    <w:lvl w:ilvl="0" w:tplc="CA363562">
      <w:numFmt w:val="bullet"/>
      <w:lvlText w:val="-"/>
      <w:lvlJc w:val="left"/>
      <w:pPr>
        <w:ind w:left="418" w:hanging="360"/>
      </w:pPr>
      <w:rPr>
        <w:rFonts w:ascii="Times New Roman" w:eastAsia="Times New Roman" w:hAnsi="Times New Roman" w:cs="Times New Roman" w:hint="default"/>
      </w:rPr>
    </w:lvl>
    <w:lvl w:ilvl="1" w:tplc="04100003" w:tentative="1">
      <w:start w:val="1"/>
      <w:numFmt w:val="bullet"/>
      <w:lvlText w:val="o"/>
      <w:lvlJc w:val="left"/>
      <w:pPr>
        <w:ind w:left="1138" w:hanging="360"/>
      </w:pPr>
      <w:rPr>
        <w:rFonts w:ascii="Courier New" w:hAnsi="Courier New" w:cs="Courier New" w:hint="default"/>
      </w:rPr>
    </w:lvl>
    <w:lvl w:ilvl="2" w:tplc="04100005" w:tentative="1">
      <w:start w:val="1"/>
      <w:numFmt w:val="bullet"/>
      <w:lvlText w:val=""/>
      <w:lvlJc w:val="left"/>
      <w:pPr>
        <w:ind w:left="1858" w:hanging="360"/>
      </w:pPr>
      <w:rPr>
        <w:rFonts w:ascii="Wingdings" w:hAnsi="Wingdings" w:hint="default"/>
      </w:rPr>
    </w:lvl>
    <w:lvl w:ilvl="3" w:tplc="04100001" w:tentative="1">
      <w:start w:val="1"/>
      <w:numFmt w:val="bullet"/>
      <w:lvlText w:val=""/>
      <w:lvlJc w:val="left"/>
      <w:pPr>
        <w:ind w:left="2578" w:hanging="360"/>
      </w:pPr>
      <w:rPr>
        <w:rFonts w:ascii="Symbol" w:hAnsi="Symbol" w:hint="default"/>
      </w:rPr>
    </w:lvl>
    <w:lvl w:ilvl="4" w:tplc="04100003" w:tentative="1">
      <w:start w:val="1"/>
      <w:numFmt w:val="bullet"/>
      <w:lvlText w:val="o"/>
      <w:lvlJc w:val="left"/>
      <w:pPr>
        <w:ind w:left="3298" w:hanging="360"/>
      </w:pPr>
      <w:rPr>
        <w:rFonts w:ascii="Courier New" w:hAnsi="Courier New" w:cs="Courier New" w:hint="default"/>
      </w:rPr>
    </w:lvl>
    <w:lvl w:ilvl="5" w:tplc="04100005" w:tentative="1">
      <w:start w:val="1"/>
      <w:numFmt w:val="bullet"/>
      <w:lvlText w:val=""/>
      <w:lvlJc w:val="left"/>
      <w:pPr>
        <w:ind w:left="4018" w:hanging="360"/>
      </w:pPr>
      <w:rPr>
        <w:rFonts w:ascii="Wingdings" w:hAnsi="Wingdings" w:hint="default"/>
      </w:rPr>
    </w:lvl>
    <w:lvl w:ilvl="6" w:tplc="04100001" w:tentative="1">
      <w:start w:val="1"/>
      <w:numFmt w:val="bullet"/>
      <w:lvlText w:val=""/>
      <w:lvlJc w:val="left"/>
      <w:pPr>
        <w:ind w:left="4738" w:hanging="360"/>
      </w:pPr>
      <w:rPr>
        <w:rFonts w:ascii="Symbol" w:hAnsi="Symbol" w:hint="default"/>
      </w:rPr>
    </w:lvl>
    <w:lvl w:ilvl="7" w:tplc="04100003" w:tentative="1">
      <w:start w:val="1"/>
      <w:numFmt w:val="bullet"/>
      <w:lvlText w:val="o"/>
      <w:lvlJc w:val="left"/>
      <w:pPr>
        <w:ind w:left="5458" w:hanging="360"/>
      </w:pPr>
      <w:rPr>
        <w:rFonts w:ascii="Courier New" w:hAnsi="Courier New" w:cs="Courier New" w:hint="default"/>
      </w:rPr>
    </w:lvl>
    <w:lvl w:ilvl="8" w:tplc="04100005" w:tentative="1">
      <w:start w:val="1"/>
      <w:numFmt w:val="bullet"/>
      <w:lvlText w:val=""/>
      <w:lvlJc w:val="left"/>
      <w:pPr>
        <w:ind w:left="6178" w:hanging="360"/>
      </w:pPr>
      <w:rPr>
        <w:rFonts w:ascii="Wingdings" w:hAnsi="Wingdings" w:hint="default"/>
      </w:rPr>
    </w:lvl>
  </w:abstractNum>
  <w:abstractNum w:abstractNumId="24" w15:restartNumberingAfterBreak="0">
    <w:nsid w:val="5EF647FE"/>
    <w:multiLevelType w:val="hybridMultilevel"/>
    <w:tmpl w:val="9E8031A6"/>
    <w:lvl w:ilvl="0" w:tplc="FEFA651E">
      <w:numFmt w:val="bullet"/>
      <w:lvlText w:val="-"/>
      <w:lvlJc w:val="left"/>
      <w:pPr>
        <w:ind w:left="2482" w:hanging="360"/>
      </w:pPr>
      <w:rPr>
        <w:rFonts w:ascii="Times New Roman" w:eastAsia="Times New Roman" w:hAnsi="Times New Roman" w:cs="Times New Roman" w:hint="default"/>
        <w:sz w:val="22"/>
      </w:rPr>
    </w:lvl>
    <w:lvl w:ilvl="1" w:tplc="04100003" w:tentative="1">
      <w:start w:val="1"/>
      <w:numFmt w:val="bullet"/>
      <w:lvlText w:val="o"/>
      <w:lvlJc w:val="left"/>
      <w:pPr>
        <w:ind w:left="3202" w:hanging="360"/>
      </w:pPr>
      <w:rPr>
        <w:rFonts w:ascii="Courier New" w:hAnsi="Courier New" w:cs="Courier New" w:hint="default"/>
      </w:rPr>
    </w:lvl>
    <w:lvl w:ilvl="2" w:tplc="04100005" w:tentative="1">
      <w:start w:val="1"/>
      <w:numFmt w:val="bullet"/>
      <w:lvlText w:val=""/>
      <w:lvlJc w:val="left"/>
      <w:pPr>
        <w:ind w:left="3922" w:hanging="360"/>
      </w:pPr>
      <w:rPr>
        <w:rFonts w:ascii="Wingdings" w:hAnsi="Wingdings" w:hint="default"/>
      </w:rPr>
    </w:lvl>
    <w:lvl w:ilvl="3" w:tplc="04100001" w:tentative="1">
      <w:start w:val="1"/>
      <w:numFmt w:val="bullet"/>
      <w:lvlText w:val=""/>
      <w:lvlJc w:val="left"/>
      <w:pPr>
        <w:ind w:left="4642" w:hanging="360"/>
      </w:pPr>
      <w:rPr>
        <w:rFonts w:ascii="Symbol" w:hAnsi="Symbol" w:hint="default"/>
      </w:rPr>
    </w:lvl>
    <w:lvl w:ilvl="4" w:tplc="04100003" w:tentative="1">
      <w:start w:val="1"/>
      <w:numFmt w:val="bullet"/>
      <w:lvlText w:val="o"/>
      <w:lvlJc w:val="left"/>
      <w:pPr>
        <w:ind w:left="5362" w:hanging="360"/>
      </w:pPr>
      <w:rPr>
        <w:rFonts w:ascii="Courier New" w:hAnsi="Courier New" w:cs="Courier New" w:hint="default"/>
      </w:rPr>
    </w:lvl>
    <w:lvl w:ilvl="5" w:tplc="04100005" w:tentative="1">
      <w:start w:val="1"/>
      <w:numFmt w:val="bullet"/>
      <w:lvlText w:val=""/>
      <w:lvlJc w:val="left"/>
      <w:pPr>
        <w:ind w:left="6082" w:hanging="360"/>
      </w:pPr>
      <w:rPr>
        <w:rFonts w:ascii="Wingdings" w:hAnsi="Wingdings" w:hint="default"/>
      </w:rPr>
    </w:lvl>
    <w:lvl w:ilvl="6" w:tplc="04100001" w:tentative="1">
      <w:start w:val="1"/>
      <w:numFmt w:val="bullet"/>
      <w:lvlText w:val=""/>
      <w:lvlJc w:val="left"/>
      <w:pPr>
        <w:ind w:left="6802" w:hanging="360"/>
      </w:pPr>
      <w:rPr>
        <w:rFonts w:ascii="Symbol" w:hAnsi="Symbol" w:hint="default"/>
      </w:rPr>
    </w:lvl>
    <w:lvl w:ilvl="7" w:tplc="04100003" w:tentative="1">
      <w:start w:val="1"/>
      <w:numFmt w:val="bullet"/>
      <w:lvlText w:val="o"/>
      <w:lvlJc w:val="left"/>
      <w:pPr>
        <w:ind w:left="7522" w:hanging="360"/>
      </w:pPr>
      <w:rPr>
        <w:rFonts w:ascii="Courier New" w:hAnsi="Courier New" w:cs="Courier New" w:hint="default"/>
      </w:rPr>
    </w:lvl>
    <w:lvl w:ilvl="8" w:tplc="04100005" w:tentative="1">
      <w:start w:val="1"/>
      <w:numFmt w:val="bullet"/>
      <w:lvlText w:val=""/>
      <w:lvlJc w:val="left"/>
      <w:pPr>
        <w:ind w:left="8242" w:hanging="360"/>
      </w:pPr>
      <w:rPr>
        <w:rFonts w:ascii="Wingdings" w:hAnsi="Wingdings" w:hint="default"/>
      </w:rPr>
    </w:lvl>
  </w:abstractNum>
  <w:abstractNum w:abstractNumId="25"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6" w15:restartNumberingAfterBreak="0">
    <w:nsid w:val="66157118"/>
    <w:multiLevelType w:val="hybridMultilevel"/>
    <w:tmpl w:val="0D7A6CD2"/>
    <w:lvl w:ilvl="0" w:tplc="04100001">
      <w:start w:val="1"/>
      <w:numFmt w:val="bullet"/>
      <w:lvlText w:val=""/>
      <w:lvlJc w:val="left"/>
      <w:pPr>
        <w:ind w:left="2432" w:hanging="360"/>
      </w:pPr>
      <w:rPr>
        <w:rFonts w:ascii="Symbol" w:hAnsi="Symbol" w:hint="default"/>
      </w:rPr>
    </w:lvl>
    <w:lvl w:ilvl="1" w:tplc="04100003" w:tentative="1">
      <w:start w:val="1"/>
      <w:numFmt w:val="bullet"/>
      <w:lvlText w:val="o"/>
      <w:lvlJc w:val="left"/>
      <w:pPr>
        <w:ind w:left="3152" w:hanging="360"/>
      </w:pPr>
      <w:rPr>
        <w:rFonts w:ascii="Courier New" w:hAnsi="Courier New" w:cs="Courier New" w:hint="default"/>
      </w:rPr>
    </w:lvl>
    <w:lvl w:ilvl="2" w:tplc="04100005" w:tentative="1">
      <w:start w:val="1"/>
      <w:numFmt w:val="bullet"/>
      <w:lvlText w:val=""/>
      <w:lvlJc w:val="left"/>
      <w:pPr>
        <w:ind w:left="3872" w:hanging="360"/>
      </w:pPr>
      <w:rPr>
        <w:rFonts w:ascii="Wingdings" w:hAnsi="Wingdings" w:hint="default"/>
      </w:rPr>
    </w:lvl>
    <w:lvl w:ilvl="3" w:tplc="04100001" w:tentative="1">
      <w:start w:val="1"/>
      <w:numFmt w:val="bullet"/>
      <w:lvlText w:val=""/>
      <w:lvlJc w:val="left"/>
      <w:pPr>
        <w:ind w:left="4592" w:hanging="360"/>
      </w:pPr>
      <w:rPr>
        <w:rFonts w:ascii="Symbol" w:hAnsi="Symbol" w:hint="default"/>
      </w:rPr>
    </w:lvl>
    <w:lvl w:ilvl="4" w:tplc="04100003" w:tentative="1">
      <w:start w:val="1"/>
      <w:numFmt w:val="bullet"/>
      <w:lvlText w:val="o"/>
      <w:lvlJc w:val="left"/>
      <w:pPr>
        <w:ind w:left="5312" w:hanging="360"/>
      </w:pPr>
      <w:rPr>
        <w:rFonts w:ascii="Courier New" w:hAnsi="Courier New" w:cs="Courier New" w:hint="default"/>
      </w:rPr>
    </w:lvl>
    <w:lvl w:ilvl="5" w:tplc="04100005" w:tentative="1">
      <w:start w:val="1"/>
      <w:numFmt w:val="bullet"/>
      <w:lvlText w:val=""/>
      <w:lvlJc w:val="left"/>
      <w:pPr>
        <w:ind w:left="6032" w:hanging="360"/>
      </w:pPr>
      <w:rPr>
        <w:rFonts w:ascii="Wingdings" w:hAnsi="Wingdings" w:hint="default"/>
      </w:rPr>
    </w:lvl>
    <w:lvl w:ilvl="6" w:tplc="04100001" w:tentative="1">
      <w:start w:val="1"/>
      <w:numFmt w:val="bullet"/>
      <w:lvlText w:val=""/>
      <w:lvlJc w:val="left"/>
      <w:pPr>
        <w:ind w:left="6752" w:hanging="360"/>
      </w:pPr>
      <w:rPr>
        <w:rFonts w:ascii="Symbol" w:hAnsi="Symbol" w:hint="default"/>
      </w:rPr>
    </w:lvl>
    <w:lvl w:ilvl="7" w:tplc="04100003" w:tentative="1">
      <w:start w:val="1"/>
      <w:numFmt w:val="bullet"/>
      <w:lvlText w:val="o"/>
      <w:lvlJc w:val="left"/>
      <w:pPr>
        <w:ind w:left="7472" w:hanging="360"/>
      </w:pPr>
      <w:rPr>
        <w:rFonts w:ascii="Courier New" w:hAnsi="Courier New" w:cs="Courier New" w:hint="default"/>
      </w:rPr>
    </w:lvl>
    <w:lvl w:ilvl="8" w:tplc="04100005" w:tentative="1">
      <w:start w:val="1"/>
      <w:numFmt w:val="bullet"/>
      <w:lvlText w:val=""/>
      <w:lvlJc w:val="left"/>
      <w:pPr>
        <w:ind w:left="8192" w:hanging="360"/>
      </w:pPr>
      <w:rPr>
        <w:rFonts w:ascii="Wingdings" w:hAnsi="Wingdings" w:hint="default"/>
      </w:rPr>
    </w:lvl>
  </w:abstractNum>
  <w:abstractNum w:abstractNumId="27"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28"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D2C7EA5"/>
    <w:multiLevelType w:val="hybridMultilevel"/>
    <w:tmpl w:val="98B6F9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740F253E"/>
    <w:multiLevelType w:val="hybridMultilevel"/>
    <w:tmpl w:val="121AF600"/>
    <w:lvl w:ilvl="0" w:tplc="7DE42A1E">
      <w:numFmt w:val="bullet"/>
      <w:lvlText w:val="-"/>
      <w:lvlJc w:val="left"/>
      <w:pPr>
        <w:ind w:left="2482" w:hanging="360"/>
      </w:pPr>
      <w:rPr>
        <w:rFonts w:ascii="Times New Roman" w:eastAsia="Times New Roman" w:hAnsi="Times New Roman" w:cs="Times New Roman" w:hint="default"/>
      </w:rPr>
    </w:lvl>
    <w:lvl w:ilvl="1" w:tplc="04100003" w:tentative="1">
      <w:start w:val="1"/>
      <w:numFmt w:val="bullet"/>
      <w:lvlText w:val="o"/>
      <w:lvlJc w:val="left"/>
      <w:pPr>
        <w:ind w:left="3202" w:hanging="360"/>
      </w:pPr>
      <w:rPr>
        <w:rFonts w:ascii="Courier New" w:hAnsi="Courier New" w:cs="Courier New" w:hint="default"/>
      </w:rPr>
    </w:lvl>
    <w:lvl w:ilvl="2" w:tplc="04100005" w:tentative="1">
      <w:start w:val="1"/>
      <w:numFmt w:val="bullet"/>
      <w:lvlText w:val=""/>
      <w:lvlJc w:val="left"/>
      <w:pPr>
        <w:ind w:left="3922" w:hanging="360"/>
      </w:pPr>
      <w:rPr>
        <w:rFonts w:ascii="Wingdings" w:hAnsi="Wingdings" w:hint="default"/>
      </w:rPr>
    </w:lvl>
    <w:lvl w:ilvl="3" w:tplc="04100001" w:tentative="1">
      <w:start w:val="1"/>
      <w:numFmt w:val="bullet"/>
      <w:lvlText w:val=""/>
      <w:lvlJc w:val="left"/>
      <w:pPr>
        <w:ind w:left="4642" w:hanging="360"/>
      </w:pPr>
      <w:rPr>
        <w:rFonts w:ascii="Symbol" w:hAnsi="Symbol" w:hint="default"/>
      </w:rPr>
    </w:lvl>
    <w:lvl w:ilvl="4" w:tplc="04100003" w:tentative="1">
      <w:start w:val="1"/>
      <w:numFmt w:val="bullet"/>
      <w:lvlText w:val="o"/>
      <w:lvlJc w:val="left"/>
      <w:pPr>
        <w:ind w:left="5362" w:hanging="360"/>
      </w:pPr>
      <w:rPr>
        <w:rFonts w:ascii="Courier New" w:hAnsi="Courier New" w:cs="Courier New" w:hint="default"/>
      </w:rPr>
    </w:lvl>
    <w:lvl w:ilvl="5" w:tplc="04100005" w:tentative="1">
      <w:start w:val="1"/>
      <w:numFmt w:val="bullet"/>
      <w:lvlText w:val=""/>
      <w:lvlJc w:val="left"/>
      <w:pPr>
        <w:ind w:left="6082" w:hanging="360"/>
      </w:pPr>
      <w:rPr>
        <w:rFonts w:ascii="Wingdings" w:hAnsi="Wingdings" w:hint="default"/>
      </w:rPr>
    </w:lvl>
    <w:lvl w:ilvl="6" w:tplc="04100001" w:tentative="1">
      <w:start w:val="1"/>
      <w:numFmt w:val="bullet"/>
      <w:lvlText w:val=""/>
      <w:lvlJc w:val="left"/>
      <w:pPr>
        <w:ind w:left="6802" w:hanging="360"/>
      </w:pPr>
      <w:rPr>
        <w:rFonts w:ascii="Symbol" w:hAnsi="Symbol" w:hint="default"/>
      </w:rPr>
    </w:lvl>
    <w:lvl w:ilvl="7" w:tplc="04100003" w:tentative="1">
      <w:start w:val="1"/>
      <w:numFmt w:val="bullet"/>
      <w:lvlText w:val="o"/>
      <w:lvlJc w:val="left"/>
      <w:pPr>
        <w:ind w:left="7522" w:hanging="360"/>
      </w:pPr>
      <w:rPr>
        <w:rFonts w:ascii="Courier New" w:hAnsi="Courier New" w:cs="Courier New" w:hint="default"/>
      </w:rPr>
    </w:lvl>
    <w:lvl w:ilvl="8" w:tplc="04100005" w:tentative="1">
      <w:start w:val="1"/>
      <w:numFmt w:val="bullet"/>
      <w:lvlText w:val=""/>
      <w:lvlJc w:val="left"/>
      <w:pPr>
        <w:ind w:left="8242" w:hanging="360"/>
      </w:pPr>
      <w:rPr>
        <w:rFonts w:ascii="Wingdings" w:hAnsi="Wingdings" w:hint="default"/>
      </w:rPr>
    </w:lvl>
  </w:abstractNum>
  <w:num w:numId="1">
    <w:abstractNumId w:val="16"/>
  </w:num>
  <w:num w:numId="2">
    <w:abstractNumId w:val="30"/>
  </w:num>
  <w:num w:numId="3">
    <w:abstractNumId w:val="27"/>
  </w:num>
  <w:num w:numId="4">
    <w:abstractNumId w:val="1"/>
  </w:num>
  <w:num w:numId="5">
    <w:abstractNumId w:val="17"/>
  </w:num>
  <w:num w:numId="6">
    <w:abstractNumId w:val="15"/>
  </w:num>
  <w:num w:numId="7">
    <w:abstractNumId w:val="8"/>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33"/>
  </w:num>
  <w:num w:numId="22">
    <w:abstractNumId w:val="13"/>
  </w:num>
  <w:num w:numId="23">
    <w:abstractNumId w:val="29"/>
  </w:num>
  <w:num w:numId="24">
    <w:abstractNumId w:val="32"/>
  </w:num>
  <w:num w:numId="25">
    <w:abstractNumId w:val="25"/>
  </w:num>
  <w:num w:numId="26">
    <w:abstractNumId w:val="7"/>
  </w:num>
  <w:num w:numId="27">
    <w:abstractNumId w:val="28"/>
  </w:num>
  <w:num w:numId="28">
    <w:abstractNumId w:val="14"/>
  </w:num>
  <w:num w:numId="29">
    <w:abstractNumId w:val="4"/>
  </w:num>
  <w:num w:numId="30">
    <w:abstractNumId w:val="10"/>
  </w:num>
  <w:num w:numId="31">
    <w:abstractNumId w:val="3"/>
  </w:num>
  <w:num w:numId="32">
    <w:abstractNumId w:val="24"/>
  </w:num>
  <w:num w:numId="33">
    <w:abstractNumId w:val="34"/>
  </w:num>
  <w:num w:numId="34">
    <w:abstractNumId w:val="23"/>
  </w:num>
  <w:num w:numId="35">
    <w:abstractNumId w:val="0"/>
  </w:num>
  <w:num w:numId="36">
    <w:abstractNumId w:val="19"/>
  </w:num>
  <w:num w:numId="37">
    <w:abstractNumId w:val="20"/>
  </w:num>
  <w:num w:numId="38">
    <w:abstractNumId w:val="22"/>
  </w:num>
  <w:num w:numId="39">
    <w:abstractNumId w:val="31"/>
  </w:num>
  <w:num w:numId="40">
    <w:abstractNumId w:val="21"/>
  </w:num>
  <w:num w:numId="41">
    <w:abstractNumId w:val="6"/>
  </w:num>
  <w:num w:numId="42">
    <w:abstractNumId w:val="11"/>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26"/>
  </w:num>
  <w:num w:numId="46">
    <w:abstractNumId w:val="5"/>
  </w:num>
  <w:num w:numId="47">
    <w:abstractNumId w:val="18"/>
  </w:num>
  <w:num w:numId="4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berto Montresor">
    <w15:presenceInfo w15:providerId="None" w15:userId="Alberto Montresor"/>
  </w15:person>
  <w15:person w15:author="Michele Romani">
    <w15:presenceInfo w15:providerId="None" w15:userId="Michele Rom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283"/>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3"/>
    <w:rsid w:val="00015A3A"/>
    <w:rsid w:val="00017D63"/>
    <w:rsid w:val="00027093"/>
    <w:rsid w:val="00034F18"/>
    <w:rsid w:val="00046827"/>
    <w:rsid w:val="000514AC"/>
    <w:rsid w:val="0005318F"/>
    <w:rsid w:val="00053A61"/>
    <w:rsid w:val="00056337"/>
    <w:rsid w:val="00080152"/>
    <w:rsid w:val="000901C2"/>
    <w:rsid w:val="000A2C0B"/>
    <w:rsid w:val="000B7EA0"/>
    <w:rsid w:val="000D620B"/>
    <w:rsid w:val="000E2256"/>
    <w:rsid w:val="000E45C8"/>
    <w:rsid w:val="000F7A13"/>
    <w:rsid w:val="001017C2"/>
    <w:rsid w:val="00111560"/>
    <w:rsid w:val="00112479"/>
    <w:rsid w:val="001165B9"/>
    <w:rsid w:val="00122AF9"/>
    <w:rsid w:val="0012387A"/>
    <w:rsid w:val="00136CE5"/>
    <w:rsid w:val="001427B0"/>
    <w:rsid w:val="00147F5B"/>
    <w:rsid w:val="00152453"/>
    <w:rsid w:val="0016405F"/>
    <w:rsid w:val="00167299"/>
    <w:rsid w:val="00177396"/>
    <w:rsid w:val="001807F1"/>
    <w:rsid w:val="00186FA1"/>
    <w:rsid w:val="0019457B"/>
    <w:rsid w:val="001945D8"/>
    <w:rsid w:val="001D1A7C"/>
    <w:rsid w:val="001D2788"/>
    <w:rsid w:val="001D7E70"/>
    <w:rsid w:val="001E6265"/>
    <w:rsid w:val="001E6C72"/>
    <w:rsid w:val="00201A93"/>
    <w:rsid w:val="00201C19"/>
    <w:rsid w:val="002022C0"/>
    <w:rsid w:val="00211DA2"/>
    <w:rsid w:val="00211E73"/>
    <w:rsid w:val="00212952"/>
    <w:rsid w:val="0022540C"/>
    <w:rsid w:val="00225D67"/>
    <w:rsid w:val="002358ED"/>
    <w:rsid w:val="00235B3D"/>
    <w:rsid w:val="00240729"/>
    <w:rsid w:val="0024128F"/>
    <w:rsid w:val="002423FB"/>
    <w:rsid w:val="00242CF7"/>
    <w:rsid w:val="00246B1D"/>
    <w:rsid w:val="002476E3"/>
    <w:rsid w:val="00251549"/>
    <w:rsid w:val="00257132"/>
    <w:rsid w:val="00265519"/>
    <w:rsid w:val="002758AF"/>
    <w:rsid w:val="0027621D"/>
    <w:rsid w:val="0028638D"/>
    <w:rsid w:val="00287C93"/>
    <w:rsid w:val="002B1130"/>
    <w:rsid w:val="002B42DC"/>
    <w:rsid w:val="002D629B"/>
    <w:rsid w:val="002D69A4"/>
    <w:rsid w:val="002E415D"/>
    <w:rsid w:val="002E7FAD"/>
    <w:rsid w:val="002F187E"/>
    <w:rsid w:val="002F18A5"/>
    <w:rsid w:val="00302761"/>
    <w:rsid w:val="0031276D"/>
    <w:rsid w:val="003229DC"/>
    <w:rsid w:val="00326F85"/>
    <w:rsid w:val="0033455A"/>
    <w:rsid w:val="00334BA4"/>
    <w:rsid w:val="00334C27"/>
    <w:rsid w:val="003458F8"/>
    <w:rsid w:val="00354835"/>
    <w:rsid w:val="003613A7"/>
    <w:rsid w:val="00362361"/>
    <w:rsid w:val="00370CDB"/>
    <w:rsid w:val="003810BA"/>
    <w:rsid w:val="00386BE8"/>
    <w:rsid w:val="003A088F"/>
    <w:rsid w:val="003A3D4D"/>
    <w:rsid w:val="003A3DCC"/>
    <w:rsid w:val="003A6938"/>
    <w:rsid w:val="003C78A0"/>
    <w:rsid w:val="003E45B7"/>
    <w:rsid w:val="003F3707"/>
    <w:rsid w:val="004039C3"/>
    <w:rsid w:val="0040459B"/>
    <w:rsid w:val="00405A38"/>
    <w:rsid w:val="00410EC0"/>
    <w:rsid w:val="004110F9"/>
    <w:rsid w:val="00416571"/>
    <w:rsid w:val="00442C9D"/>
    <w:rsid w:val="0044540B"/>
    <w:rsid w:val="0045201C"/>
    <w:rsid w:val="00453CE4"/>
    <w:rsid w:val="00457C0E"/>
    <w:rsid w:val="004641C5"/>
    <w:rsid w:val="00464D98"/>
    <w:rsid w:val="004678D2"/>
    <w:rsid w:val="004A1B4C"/>
    <w:rsid w:val="004B413A"/>
    <w:rsid w:val="004B443A"/>
    <w:rsid w:val="004B5544"/>
    <w:rsid w:val="004C5520"/>
    <w:rsid w:val="004D2F6B"/>
    <w:rsid w:val="004E4E89"/>
    <w:rsid w:val="004E5FBA"/>
    <w:rsid w:val="004F77C2"/>
    <w:rsid w:val="00505350"/>
    <w:rsid w:val="00512CDF"/>
    <w:rsid w:val="0051320D"/>
    <w:rsid w:val="00520E84"/>
    <w:rsid w:val="0052444C"/>
    <w:rsid w:val="00541505"/>
    <w:rsid w:val="00545BFE"/>
    <w:rsid w:val="005608AE"/>
    <w:rsid w:val="0057054E"/>
    <w:rsid w:val="00581A41"/>
    <w:rsid w:val="00593BF3"/>
    <w:rsid w:val="005B18C6"/>
    <w:rsid w:val="005B28F5"/>
    <w:rsid w:val="005B2FE0"/>
    <w:rsid w:val="005C15F4"/>
    <w:rsid w:val="005C1ED5"/>
    <w:rsid w:val="005E0273"/>
    <w:rsid w:val="005E3544"/>
    <w:rsid w:val="005F3ECE"/>
    <w:rsid w:val="005F74C6"/>
    <w:rsid w:val="006015A9"/>
    <w:rsid w:val="0060357B"/>
    <w:rsid w:val="0061601D"/>
    <w:rsid w:val="00624989"/>
    <w:rsid w:val="00635889"/>
    <w:rsid w:val="0064778A"/>
    <w:rsid w:val="00655BC8"/>
    <w:rsid w:val="00662A70"/>
    <w:rsid w:val="006632C2"/>
    <w:rsid w:val="00670D04"/>
    <w:rsid w:val="006867B8"/>
    <w:rsid w:val="0069231E"/>
    <w:rsid w:val="0069572F"/>
    <w:rsid w:val="006A028F"/>
    <w:rsid w:val="006A146D"/>
    <w:rsid w:val="006A25A7"/>
    <w:rsid w:val="006B33AC"/>
    <w:rsid w:val="006C6D3F"/>
    <w:rsid w:val="006D1703"/>
    <w:rsid w:val="006D281B"/>
    <w:rsid w:val="006E227D"/>
    <w:rsid w:val="006E3D2E"/>
    <w:rsid w:val="006E7671"/>
    <w:rsid w:val="006F46A8"/>
    <w:rsid w:val="00720B9C"/>
    <w:rsid w:val="0072268A"/>
    <w:rsid w:val="007247F8"/>
    <w:rsid w:val="00733717"/>
    <w:rsid w:val="00735CAD"/>
    <w:rsid w:val="00735D95"/>
    <w:rsid w:val="0073703B"/>
    <w:rsid w:val="00741B67"/>
    <w:rsid w:val="00762E1F"/>
    <w:rsid w:val="0076333A"/>
    <w:rsid w:val="00771D05"/>
    <w:rsid w:val="00793F1D"/>
    <w:rsid w:val="00796F5B"/>
    <w:rsid w:val="007A3A50"/>
    <w:rsid w:val="007B279D"/>
    <w:rsid w:val="007B690E"/>
    <w:rsid w:val="007C4362"/>
    <w:rsid w:val="007C7615"/>
    <w:rsid w:val="007D3FAF"/>
    <w:rsid w:val="007D5AE5"/>
    <w:rsid w:val="007E2832"/>
    <w:rsid w:val="00803D6F"/>
    <w:rsid w:val="008124F9"/>
    <w:rsid w:val="00822C42"/>
    <w:rsid w:val="008319C2"/>
    <w:rsid w:val="0084636C"/>
    <w:rsid w:val="008514D4"/>
    <w:rsid w:val="00851850"/>
    <w:rsid w:val="008564BA"/>
    <w:rsid w:val="00864E2B"/>
    <w:rsid w:val="008805CA"/>
    <w:rsid w:val="0088275C"/>
    <w:rsid w:val="0089605D"/>
    <w:rsid w:val="00897E14"/>
    <w:rsid w:val="008A0E3B"/>
    <w:rsid w:val="008A6A0F"/>
    <w:rsid w:val="008B0A90"/>
    <w:rsid w:val="008B1C05"/>
    <w:rsid w:val="008B43FA"/>
    <w:rsid w:val="008B7912"/>
    <w:rsid w:val="008C104E"/>
    <w:rsid w:val="008C6789"/>
    <w:rsid w:val="008D05ED"/>
    <w:rsid w:val="008D09FF"/>
    <w:rsid w:val="008E5B96"/>
    <w:rsid w:val="008E6E40"/>
    <w:rsid w:val="008F7BD4"/>
    <w:rsid w:val="009047F6"/>
    <w:rsid w:val="00904928"/>
    <w:rsid w:val="00914972"/>
    <w:rsid w:val="009222B0"/>
    <w:rsid w:val="00922C24"/>
    <w:rsid w:val="00926D51"/>
    <w:rsid w:val="009338B6"/>
    <w:rsid w:val="0093485C"/>
    <w:rsid w:val="0094058D"/>
    <w:rsid w:val="00946EAA"/>
    <w:rsid w:val="00960975"/>
    <w:rsid w:val="009808D4"/>
    <w:rsid w:val="009832E9"/>
    <w:rsid w:val="00993F82"/>
    <w:rsid w:val="009B2951"/>
    <w:rsid w:val="009B5074"/>
    <w:rsid w:val="009C0384"/>
    <w:rsid w:val="009D3E3A"/>
    <w:rsid w:val="009F357F"/>
    <w:rsid w:val="00A00D95"/>
    <w:rsid w:val="00A0112F"/>
    <w:rsid w:val="00A14373"/>
    <w:rsid w:val="00A230ED"/>
    <w:rsid w:val="00A40D55"/>
    <w:rsid w:val="00A40E99"/>
    <w:rsid w:val="00A41FD0"/>
    <w:rsid w:val="00A475B8"/>
    <w:rsid w:val="00A543E1"/>
    <w:rsid w:val="00A7370D"/>
    <w:rsid w:val="00A75F3A"/>
    <w:rsid w:val="00A90C28"/>
    <w:rsid w:val="00A93836"/>
    <w:rsid w:val="00A953C4"/>
    <w:rsid w:val="00A979BC"/>
    <w:rsid w:val="00AA2A5D"/>
    <w:rsid w:val="00AC136D"/>
    <w:rsid w:val="00AC75A7"/>
    <w:rsid w:val="00AD4B15"/>
    <w:rsid w:val="00AE53C2"/>
    <w:rsid w:val="00AF0CAD"/>
    <w:rsid w:val="00AF549B"/>
    <w:rsid w:val="00B00919"/>
    <w:rsid w:val="00B043DD"/>
    <w:rsid w:val="00B056C1"/>
    <w:rsid w:val="00B061B7"/>
    <w:rsid w:val="00B10755"/>
    <w:rsid w:val="00B13B4C"/>
    <w:rsid w:val="00B206FF"/>
    <w:rsid w:val="00B21DC2"/>
    <w:rsid w:val="00B30641"/>
    <w:rsid w:val="00B53A2D"/>
    <w:rsid w:val="00B574C7"/>
    <w:rsid w:val="00B614AF"/>
    <w:rsid w:val="00B701BE"/>
    <w:rsid w:val="00B71645"/>
    <w:rsid w:val="00B74E10"/>
    <w:rsid w:val="00B81CB0"/>
    <w:rsid w:val="00B86B99"/>
    <w:rsid w:val="00B9213E"/>
    <w:rsid w:val="00B96F23"/>
    <w:rsid w:val="00B97B36"/>
    <w:rsid w:val="00BA151B"/>
    <w:rsid w:val="00BA2B97"/>
    <w:rsid w:val="00BA68DA"/>
    <w:rsid w:val="00BB0AB4"/>
    <w:rsid w:val="00BB0FCD"/>
    <w:rsid w:val="00BB1508"/>
    <w:rsid w:val="00BC0BAF"/>
    <w:rsid w:val="00BC33CC"/>
    <w:rsid w:val="00BC3E6F"/>
    <w:rsid w:val="00BC462F"/>
    <w:rsid w:val="00BC46C5"/>
    <w:rsid w:val="00BC6183"/>
    <w:rsid w:val="00BC74C0"/>
    <w:rsid w:val="00BD509B"/>
    <w:rsid w:val="00BF5167"/>
    <w:rsid w:val="00BF6FDA"/>
    <w:rsid w:val="00C11450"/>
    <w:rsid w:val="00C128E5"/>
    <w:rsid w:val="00C3092E"/>
    <w:rsid w:val="00C31F0B"/>
    <w:rsid w:val="00C36E65"/>
    <w:rsid w:val="00C400A6"/>
    <w:rsid w:val="00C4069D"/>
    <w:rsid w:val="00C4177E"/>
    <w:rsid w:val="00C42FEE"/>
    <w:rsid w:val="00C43FAA"/>
    <w:rsid w:val="00C47E5B"/>
    <w:rsid w:val="00C53D20"/>
    <w:rsid w:val="00C56F8F"/>
    <w:rsid w:val="00C613DB"/>
    <w:rsid w:val="00C628AD"/>
    <w:rsid w:val="00C64030"/>
    <w:rsid w:val="00C66F94"/>
    <w:rsid w:val="00C82D0E"/>
    <w:rsid w:val="00C90560"/>
    <w:rsid w:val="00C92F53"/>
    <w:rsid w:val="00CB6A4E"/>
    <w:rsid w:val="00CC36D3"/>
    <w:rsid w:val="00CC7757"/>
    <w:rsid w:val="00CD6436"/>
    <w:rsid w:val="00CE26AC"/>
    <w:rsid w:val="00CE7C4B"/>
    <w:rsid w:val="00D036F7"/>
    <w:rsid w:val="00D037A9"/>
    <w:rsid w:val="00D05D20"/>
    <w:rsid w:val="00D0628C"/>
    <w:rsid w:val="00D20098"/>
    <w:rsid w:val="00D21B56"/>
    <w:rsid w:val="00D223BD"/>
    <w:rsid w:val="00D25DA8"/>
    <w:rsid w:val="00D429D9"/>
    <w:rsid w:val="00D570DE"/>
    <w:rsid w:val="00D5718E"/>
    <w:rsid w:val="00D73EFA"/>
    <w:rsid w:val="00D75B35"/>
    <w:rsid w:val="00D81288"/>
    <w:rsid w:val="00D84588"/>
    <w:rsid w:val="00D856E4"/>
    <w:rsid w:val="00D96564"/>
    <w:rsid w:val="00D9711E"/>
    <w:rsid w:val="00DA7A43"/>
    <w:rsid w:val="00DC23FD"/>
    <w:rsid w:val="00DC3DC0"/>
    <w:rsid w:val="00DC6AD2"/>
    <w:rsid w:val="00DD618C"/>
    <w:rsid w:val="00DD7BC7"/>
    <w:rsid w:val="00DE1964"/>
    <w:rsid w:val="00DE53EE"/>
    <w:rsid w:val="00DF31FD"/>
    <w:rsid w:val="00DF4C18"/>
    <w:rsid w:val="00E1034B"/>
    <w:rsid w:val="00E12F8A"/>
    <w:rsid w:val="00E25E02"/>
    <w:rsid w:val="00E32652"/>
    <w:rsid w:val="00E403F4"/>
    <w:rsid w:val="00E45A6A"/>
    <w:rsid w:val="00E54A7D"/>
    <w:rsid w:val="00E57658"/>
    <w:rsid w:val="00E62DCF"/>
    <w:rsid w:val="00E632C8"/>
    <w:rsid w:val="00E9259F"/>
    <w:rsid w:val="00E97EE9"/>
    <w:rsid w:val="00EB599A"/>
    <w:rsid w:val="00EC0885"/>
    <w:rsid w:val="00EC6F2C"/>
    <w:rsid w:val="00EE15AF"/>
    <w:rsid w:val="00EE27B8"/>
    <w:rsid w:val="00EE4740"/>
    <w:rsid w:val="00F06C96"/>
    <w:rsid w:val="00F1119A"/>
    <w:rsid w:val="00F129A8"/>
    <w:rsid w:val="00F24C92"/>
    <w:rsid w:val="00F27846"/>
    <w:rsid w:val="00F31A17"/>
    <w:rsid w:val="00F32B13"/>
    <w:rsid w:val="00F51FF0"/>
    <w:rsid w:val="00F533A2"/>
    <w:rsid w:val="00F70950"/>
    <w:rsid w:val="00F70BB3"/>
    <w:rsid w:val="00F7115A"/>
    <w:rsid w:val="00F72630"/>
    <w:rsid w:val="00F73BF3"/>
    <w:rsid w:val="00F80155"/>
    <w:rsid w:val="00F87C97"/>
    <w:rsid w:val="00F94704"/>
    <w:rsid w:val="00FC15DB"/>
    <w:rsid w:val="00FC1605"/>
    <w:rsid w:val="00FC339D"/>
    <w:rsid w:val="00FC5208"/>
    <w:rsid w:val="00FD5BFD"/>
    <w:rsid w:val="00FE7152"/>
    <w:rsid w:val="0F792BA2"/>
    <w:rsid w:val="440355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CFC50C"/>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e">
    <w:name w:val="Normal"/>
    <w:qFormat/>
    <w:rsid w:val="0033455A"/>
    <w:rPr>
      <w:sz w:val="24"/>
      <w:szCs w:val="24"/>
    </w:rPr>
  </w:style>
  <w:style w:type="paragraph" w:styleId="Titolo1">
    <w:name w:val="heading 1"/>
    <w:basedOn w:val="Normale"/>
    <w:next w:val="Normale"/>
    <w:link w:val="Titolo1Carattere"/>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nhideWhenUsed/>
    <w:qFormat/>
    <w:rsid w:val="0061601D"/>
    <w:pPr>
      <w:keepNext/>
      <w:keepLines/>
      <w:numPr>
        <w:ilvl w:val="1"/>
        <w:numId w:val="8"/>
      </w:numPr>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nhideWhenUsed/>
    <w:qFormat/>
    <w:rsid w:val="0061601D"/>
    <w:pPr>
      <w:keepNext/>
      <w:keepLines/>
      <w:numPr>
        <w:ilvl w:val="2"/>
        <w:numId w:val="8"/>
      </w:numPr>
      <w:spacing w:before="40"/>
      <w:ind w:left="1712"/>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326F85"/>
    <w:pPr>
      <w:tabs>
        <w:tab w:val="center" w:pos="4680"/>
        <w:tab w:val="right" w:pos="9360"/>
      </w:tabs>
    </w:pPr>
  </w:style>
  <w:style w:type="character" w:customStyle="1" w:styleId="IntestazioneCarattere">
    <w:name w:val="Intestazione Carattere"/>
    <w:basedOn w:val="Carpredefinitoparagrafo"/>
    <w:link w:val="Intestazione"/>
    <w:rsid w:val="00326F85"/>
    <w:rPr>
      <w:sz w:val="24"/>
      <w:szCs w:val="24"/>
    </w:rPr>
  </w:style>
  <w:style w:type="paragraph" w:styleId="Pidipagina">
    <w:name w:val="footer"/>
    <w:basedOn w:val="Normale"/>
    <w:link w:val="PidipaginaCarattere"/>
    <w:uiPriority w:val="99"/>
    <w:unhideWhenUsed/>
    <w:rsid w:val="00326F85"/>
    <w:pPr>
      <w:tabs>
        <w:tab w:val="center" w:pos="4680"/>
        <w:tab w:val="right" w:pos="9360"/>
      </w:tabs>
    </w:pPr>
  </w:style>
  <w:style w:type="character" w:customStyle="1" w:styleId="PidipaginaCarattere">
    <w:name w:val="Piè di pagina Carattere"/>
    <w:basedOn w:val="Carpredefinitoparagrafo"/>
    <w:link w:val="Pidipagina"/>
    <w:uiPriority w:val="99"/>
    <w:rsid w:val="00326F85"/>
    <w:rPr>
      <w:sz w:val="24"/>
      <w:szCs w:val="24"/>
    </w:rPr>
  </w:style>
  <w:style w:type="paragraph" w:styleId="Paragrafoelenco">
    <w:name w:val="List Paragraph"/>
    <w:basedOn w:val="Normale"/>
    <w:uiPriority w:val="34"/>
    <w:qFormat/>
    <w:rsid w:val="00B21DC2"/>
    <w:pPr>
      <w:ind w:left="720"/>
      <w:contextualSpacing/>
    </w:pPr>
  </w:style>
  <w:style w:type="character" w:customStyle="1" w:styleId="Titolo1Carattere">
    <w:name w:val="Titolo 1 Carattere"/>
    <w:basedOn w:val="Carpredefinitoparagrafo"/>
    <w:link w:val="Titolo1"/>
    <w:rsid w:val="0061601D"/>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rsid w:val="0061601D"/>
    <w:rPr>
      <w:rFonts w:asciiTheme="majorHAnsi" w:eastAsiaTheme="majorEastAsia" w:hAnsiTheme="majorHAnsi" w:cstheme="majorBidi"/>
      <w:color w:val="365F91" w:themeColor="accent1" w:themeShade="BF"/>
      <w:sz w:val="26"/>
      <w:szCs w:val="26"/>
    </w:rPr>
  </w:style>
  <w:style w:type="character" w:customStyle="1" w:styleId="Titolo3Carattere">
    <w:name w:val="Titolo 3 Carattere"/>
    <w:basedOn w:val="Carpredefinitoparagrafo"/>
    <w:link w:val="Titolo3"/>
    <w:rsid w:val="0061601D"/>
    <w:rPr>
      <w:rFonts w:asciiTheme="majorHAnsi" w:eastAsiaTheme="majorEastAsia" w:hAnsiTheme="majorHAnsi" w:cstheme="majorBidi"/>
      <w:color w:val="243F60" w:themeColor="accent1" w:themeShade="7F"/>
      <w:sz w:val="24"/>
      <w:szCs w:val="24"/>
    </w:rPr>
  </w:style>
  <w:style w:type="character" w:customStyle="1" w:styleId="Titolo4Carattere">
    <w:name w:val="Titolo 4 Carattere"/>
    <w:basedOn w:val="Carpredefinitoparagrafo"/>
    <w:link w:val="Titolo4"/>
    <w:rsid w:val="0061601D"/>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semiHidden/>
    <w:rsid w:val="0061601D"/>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semiHidden/>
    <w:rsid w:val="0061601D"/>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semiHidden/>
    <w:rsid w:val="0061601D"/>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semiHidden/>
    <w:rsid w:val="0061601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semiHidden/>
    <w:rsid w:val="0061601D"/>
    <w:rPr>
      <w:rFonts w:asciiTheme="majorHAnsi" w:eastAsiaTheme="majorEastAsia" w:hAnsiTheme="majorHAnsi" w:cstheme="majorBidi"/>
      <w:i/>
      <w:iCs/>
      <w:color w:val="272727" w:themeColor="text1" w:themeTint="D8"/>
      <w:sz w:val="21"/>
      <w:szCs w:val="21"/>
    </w:rPr>
  </w:style>
  <w:style w:type="paragraph" w:styleId="Titolosommario">
    <w:name w:val="TOC Heading"/>
    <w:basedOn w:val="Titolo1"/>
    <w:next w:val="Normale"/>
    <w:uiPriority w:val="39"/>
    <w:unhideWhenUsed/>
    <w:qFormat/>
    <w:rsid w:val="00593BF3"/>
    <w:pPr>
      <w:numPr>
        <w:numId w:val="0"/>
      </w:numPr>
      <w:spacing w:line="259" w:lineRule="auto"/>
      <w:outlineLvl w:val="9"/>
    </w:pPr>
    <w:rPr>
      <w:lang w:val="en-US" w:eastAsia="en-US"/>
    </w:rPr>
  </w:style>
  <w:style w:type="paragraph" w:styleId="Sommario1">
    <w:name w:val="toc 1"/>
    <w:basedOn w:val="Normale"/>
    <w:next w:val="Normale"/>
    <w:autoRedefine/>
    <w:uiPriority w:val="39"/>
    <w:unhideWhenUsed/>
    <w:rsid w:val="00186FA1"/>
    <w:pPr>
      <w:spacing w:after="100"/>
    </w:pPr>
  </w:style>
  <w:style w:type="character" w:styleId="Collegamentoipertestuale">
    <w:name w:val="Hyperlink"/>
    <w:basedOn w:val="Carpredefinitoparagrafo"/>
    <w:uiPriority w:val="99"/>
    <w:unhideWhenUsed/>
    <w:rsid w:val="00186FA1"/>
    <w:rPr>
      <w:color w:val="0000FF" w:themeColor="hyperlink"/>
      <w:u w:val="single"/>
    </w:rPr>
  </w:style>
  <w:style w:type="paragraph" w:styleId="Sommario2">
    <w:name w:val="toc 2"/>
    <w:basedOn w:val="Normale"/>
    <w:next w:val="Normale"/>
    <w:autoRedefine/>
    <w:uiPriority w:val="39"/>
    <w:unhideWhenUsed/>
    <w:rsid w:val="00136CE5"/>
    <w:pPr>
      <w:tabs>
        <w:tab w:val="left" w:pos="880"/>
        <w:tab w:val="right" w:leader="dot" w:pos="9628"/>
      </w:tabs>
      <w:spacing w:after="100"/>
      <w:ind w:left="240"/>
    </w:pPr>
  </w:style>
  <w:style w:type="paragraph" w:styleId="Sommario3">
    <w:name w:val="toc 3"/>
    <w:basedOn w:val="Normale"/>
    <w:next w:val="Normale"/>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character" w:styleId="Testosegnaposto">
    <w:name w:val="Placeholder Text"/>
    <w:basedOn w:val="Carpredefinitoparagrafo"/>
    <w:uiPriority w:val="99"/>
    <w:semiHidden/>
    <w:rsid w:val="00E1034B"/>
    <w:rPr>
      <w:color w:val="808080"/>
    </w:rPr>
  </w:style>
  <w:style w:type="table" w:styleId="Grigliatabella">
    <w:name w:val="Table Grid"/>
    <w:basedOn w:val="Tabellanormale"/>
    <w:rsid w:val="009047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semiHidden/>
    <w:unhideWhenUsed/>
    <w:rsid w:val="00DA7A43"/>
    <w:rPr>
      <w:sz w:val="18"/>
      <w:szCs w:val="18"/>
    </w:rPr>
  </w:style>
  <w:style w:type="character" w:customStyle="1" w:styleId="TestofumettoCarattere">
    <w:name w:val="Testo fumetto Carattere"/>
    <w:basedOn w:val="Carpredefinitoparagrafo"/>
    <w:link w:val="Testofumetto"/>
    <w:semiHidden/>
    <w:rsid w:val="00DA7A43"/>
    <w:rPr>
      <w:sz w:val="18"/>
      <w:szCs w:val="18"/>
    </w:rPr>
  </w:style>
  <w:style w:type="character" w:styleId="Rimandocommento">
    <w:name w:val="annotation reference"/>
    <w:basedOn w:val="Carpredefinitoparagrafo"/>
    <w:semiHidden/>
    <w:unhideWhenUsed/>
    <w:rsid w:val="00DA7A43"/>
    <w:rPr>
      <w:sz w:val="18"/>
      <w:szCs w:val="18"/>
    </w:rPr>
  </w:style>
  <w:style w:type="paragraph" w:styleId="Testocommento">
    <w:name w:val="annotation text"/>
    <w:basedOn w:val="Normale"/>
    <w:link w:val="TestocommentoCarattere"/>
    <w:semiHidden/>
    <w:unhideWhenUsed/>
    <w:rsid w:val="00DA7A43"/>
  </w:style>
  <w:style w:type="character" w:customStyle="1" w:styleId="TestocommentoCarattere">
    <w:name w:val="Testo commento Carattere"/>
    <w:basedOn w:val="Carpredefinitoparagrafo"/>
    <w:link w:val="Testocommento"/>
    <w:semiHidden/>
    <w:rsid w:val="00DA7A43"/>
    <w:rPr>
      <w:sz w:val="24"/>
      <w:szCs w:val="24"/>
    </w:rPr>
  </w:style>
  <w:style w:type="paragraph" w:styleId="Soggettocommento">
    <w:name w:val="annotation subject"/>
    <w:basedOn w:val="Testocommento"/>
    <w:next w:val="Testocommento"/>
    <w:link w:val="SoggettocommentoCarattere"/>
    <w:semiHidden/>
    <w:unhideWhenUsed/>
    <w:rsid w:val="00DA7A43"/>
    <w:rPr>
      <w:b/>
      <w:bCs/>
      <w:sz w:val="20"/>
      <w:szCs w:val="20"/>
    </w:rPr>
  </w:style>
  <w:style w:type="character" w:customStyle="1" w:styleId="SoggettocommentoCarattere">
    <w:name w:val="Soggetto commento Carattere"/>
    <w:basedOn w:val="TestocommentoCarattere"/>
    <w:link w:val="Soggettocommento"/>
    <w:semiHidden/>
    <w:rsid w:val="00DA7A43"/>
    <w:rPr>
      <w:b/>
      <w:bCs/>
      <w:sz w:val="24"/>
      <w:szCs w:val="24"/>
    </w:rPr>
  </w:style>
  <w:style w:type="character" w:styleId="Menzione">
    <w:name w:val="Mention"/>
    <w:basedOn w:val="Carpredefinitoparagrafo"/>
    <w:uiPriority w:val="99"/>
    <w:semiHidden/>
    <w:unhideWhenUsed/>
    <w:rsid w:val="001E626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1239705844">
      <w:bodyDiv w:val="1"/>
      <w:marLeft w:val="0"/>
      <w:marRight w:val="0"/>
      <w:marTop w:val="0"/>
      <w:marBottom w:val="0"/>
      <w:divBdr>
        <w:top w:val="none" w:sz="0" w:space="0" w:color="auto"/>
        <w:left w:val="none" w:sz="0" w:space="0" w:color="auto"/>
        <w:bottom w:val="none" w:sz="0" w:space="0" w:color="auto"/>
        <w:right w:val="none" w:sz="0" w:space="0" w:color="auto"/>
      </w:divBdr>
    </w:div>
    <w:div w:id="209925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che\Desktop\NEW_TESI\MongoDb_mromani_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che\Desktop\NEW_TESI\executionTim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3200" b="0" i="0" u="none" strike="noStrike" kern="1200" spc="0" baseline="0">
                <a:solidFill>
                  <a:schemeClr val="tx1">
                    <a:lumMod val="65000"/>
                    <a:lumOff val="35000"/>
                  </a:schemeClr>
                </a:solidFill>
                <a:latin typeface="+mn-lt"/>
                <a:ea typeface="+mn-ea"/>
                <a:cs typeface="+mn-cs"/>
              </a:defRPr>
            </a:pPr>
            <a:r>
              <a:rPr lang="it-IT" sz="3200"/>
              <a:t>Query Execution Time</a:t>
            </a:r>
          </a:p>
        </c:rich>
      </c:tx>
      <c:overlay val="0"/>
      <c:spPr>
        <a:noFill/>
        <a:ln>
          <a:noFill/>
        </a:ln>
        <a:effectLst/>
      </c:spPr>
      <c:txPr>
        <a:bodyPr rot="0" spcFirstLastPara="1" vertOverflow="ellipsis" vert="horz" wrap="square" anchor="ctr" anchorCtr="1"/>
        <a:lstStyle/>
        <a:p>
          <a:pPr>
            <a:defRPr sz="32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[3]executionTime!$A$1:$ABV$1</c:f>
              <c:numCache>
                <c:formatCode>General</c:formatCode>
                <c:ptCount val="750"/>
                <c:pt idx="0">
                  <c:v>22</c:v>
                </c:pt>
                <c:pt idx="1">
                  <c:v>23</c:v>
                </c:pt>
                <c:pt idx="2">
                  <c:v>14</c:v>
                </c:pt>
                <c:pt idx="3">
                  <c:v>13</c:v>
                </c:pt>
                <c:pt idx="4">
                  <c:v>6</c:v>
                </c:pt>
                <c:pt idx="5">
                  <c:v>5</c:v>
                </c:pt>
                <c:pt idx="6">
                  <c:v>7</c:v>
                </c:pt>
                <c:pt idx="7">
                  <c:v>6</c:v>
                </c:pt>
                <c:pt idx="8">
                  <c:v>6</c:v>
                </c:pt>
                <c:pt idx="9">
                  <c:v>8</c:v>
                </c:pt>
                <c:pt idx="10">
                  <c:v>5</c:v>
                </c:pt>
                <c:pt idx="11">
                  <c:v>9</c:v>
                </c:pt>
                <c:pt idx="12">
                  <c:v>8</c:v>
                </c:pt>
                <c:pt idx="13">
                  <c:v>7</c:v>
                </c:pt>
                <c:pt idx="14">
                  <c:v>151</c:v>
                </c:pt>
                <c:pt idx="15">
                  <c:v>7</c:v>
                </c:pt>
                <c:pt idx="16">
                  <c:v>7</c:v>
                </c:pt>
                <c:pt idx="17">
                  <c:v>9</c:v>
                </c:pt>
                <c:pt idx="18">
                  <c:v>25</c:v>
                </c:pt>
                <c:pt idx="19">
                  <c:v>7</c:v>
                </c:pt>
                <c:pt idx="20">
                  <c:v>8</c:v>
                </c:pt>
                <c:pt idx="21">
                  <c:v>8</c:v>
                </c:pt>
                <c:pt idx="22">
                  <c:v>53</c:v>
                </c:pt>
                <c:pt idx="23">
                  <c:v>6</c:v>
                </c:pt>
                <c:pt idx="24">
                  <c:v>12</c:v>
                </c:pt>
                <c:pt idx="25">
                  <c:v>15</c:v>
                </c:pt>
                <c:pt idx="26">
                  <c:v>7</c:v>
                </c:pt>
                <c:pt idx="27">
                  <c:v>21</c:v>
                </c:pt>
                <c:pt idx="28">
                  <c:v>5</c:v>
                </c:pt>
                <c:pt idx="29">
                  <c:v>24</c:v>
                </c:pt>
                <c:pt idx="30">
                  <c:v>13</c:v>
                </c:pt>
                <c:pt idx="31">
                  <c:v>14</c:v>
                </c:pt>
                <c:pt idx="32">
                  <c:v>14</c:v>
                </c:pt>
                <c:pt idx="33">
                  <c:v>10</c:v>
                </c:pt>
                <c:pt idx="34">
                  <c:v>7</c:v>
                </c:pt>
                <c:pt idx="35">
                  <c:v>17</c:v>
                </c:pt>
                <c:pt idx="36">
                  <c:v>9</c:v>
                </c:pt>
                <c:pt idx="37">
                  <c:v>13</c:v>
                </c:pt>
                <c:pt idx="38">
                  <c:v>7</c:v>
                </c:pt>
                <c:pt idx="39">
                  <c:v>10</c:v>
                </c:pt>
                <c:pt idx="40">
                  <c:v>28</c:v>
                </c:pt>
                <c:pt idx="41">
                  <c:v>24</c:v>
                </c:pt>
                <c:pt idx="42">
                  <c:v>7</c:v>
                </c:pt>
                <c:pt idx="43">
                  <c:v>9</c:v>
                </c:pt>
                <c:pt idx="44">
                  <c:v>12</c:v>
                </c:pt>
                <c:pt idx="45">
                  <c:v>11</c:v>
                </c:pt>
                <c:pt idx="46">
                  <c:v>9</c:v>
                </c:pt>
                <c:pt idx="47">
                  <c:v>9</c:v>
                </c:pt>
                <c:pt idx="48">
                  <c:v>9</c:v>
                </c:pt>
                <c:pt idx="49">
                  <c:v>7</c:v>
                </c:pt>
                <c:pt idx="50">
                  <c:v>9</c:v>
                </c:pt>
                <c:pt idx="51">
                  <c:v>7</c:v>
                </c:pt>
                <c:pt idx="52">
                  <c:v>10</c:v>
                </c:pt>
                <c:pt idx="53">
                  <c:v>8</c:v>
                </c:pt>
                <c:pt idx="54">
                  <c:v>6</c:v>
                </c:pt>
                <c:pt idx="55">
                  <c:v>8</c:v>
                </c:pt>
                <c:pt idx="56">
                  <c:v>9</c:v>
                </c:pt>
                <c:pt idx="57">
                  <c:v>8</c:v>
                </c:pt>
                <c:pt idx="58">
                  <c:v>9</c:v>
                </c:pt>
                <c:pt idx="59">
                  <c:v>10</c:v>
                </c:pt>
                <c:pt idx="60">
                  <c:v>7</c:v>
                </c:pt>
                <c:pt idx="61">
                  <c:v>12</c:v>
                </c:pt>
                <c:pt idx="62">
                  <c:v>169</c:v>
                </c:pt>
                <c:pt idx="63">
                  <c:v>6</c:v>
                </c:pt>
                <c:pt idx="64">
                  <c:v>17</c:v>
                </c:pt>
                <c:pt idx="65">
                  <c:v>21</c:v>
                </c:pt>
                <c:pt idx="66">
                  <c:v>6</c:v>
                </c:pt>
                <c:pt idx="67">
                  <c:v>9</c:v>
                </c:pt>
                <c:pt idx="68">
                  <c:v>10</c:v>
                </c:pt>
                <c:pt idx="69">
                  <c:v>6</c:v>
                </c:pt>
                <c:pt idx="70">
                  <c:v>10</c:v>
                </c:pt>
                <c:pt idx="71">
                  <c:v>18</c:v>
                </c:pt>
                <c:pt idx="72">
                  <c:v>8</c:v>
                </c:pt>
                <c:pt idx="73">
                  <c:v>24</c:v>
                </c:pt>
                <c:pt idx="74">
                  <c:v>8</c:v>
                </c:pt>
                <c:pt idx="75">
                  <c:v>25</c:v>
                </c:pt>
                <c:pt idx="76">
                  <c:v>14</c:v>
                </c:pt>
                <c:pt idx="77">
                  <c:v>9</c:v>
                </c:pt>
                <c:pt idx="78">
                  <c:v>7</c:v>
                </c:pt>
                <c:pt idx="79">
                  <c:v>11</c:v>
                </c:pt>
                <c:pt idx="80">
                  <c:v>9</c:v>
                </c:pt>
                <c:pt idx="81">
                  <c:v>11</c:v>
                </c:pt>
                <c:pt idx="82">
                  <c:v>42</c:v>
                </c:pt>
                <c:pt idx="83">
                  <c:v>8</c:v>
                </c:pt>
                <c:pt idx="84">
                  <c:v>25</c:v>
                </c:pt>
                <c:pt idx="85">
                  <c:v>5</c:v>
                </c:pt>
                <c:pt idx="86">
                  <c:v>24</c:v>
                </c:pt>
                <c:pt idx="87">
                  <c:v>10</c:v>
                </c:pt>
                <c:pt idx="88">
                  <c:v>8</c:v>
                </c:pt>
                <c:pt idx="89">
                  <c:v>12</c:v>
                </c:pt>
                <c:pt idx="90">
                  <c:v>13</c:v>
                </c:pt>
                <c:pt idx="91">
                  <c:v>14</c:v>
                </c:pt>
                <c:pt idx="92">
                  <c:v>10</c:v>
                </c:pt>
                <c:pt idx="93">
                  <c:v>15</c:v>
                </c:pt>
                <c:pt idx="94">
                  <c:v>12</c:v>
                </c:pt>
                <c:pt idx="95">
                  <c:v>20</c:v>
                </c:pt>
                <c:pt idx="96">
                  <c:v>16</c:v>
                </c:pt>
                <c:pt idx="97">
                  <c:v>10</c:v>
                </c:pt>
                <c:pt idx="98">
                  <c:v>15</c:v>
                </c:pt>
                <c:pt idx="99">
                  <c:v>11</c:v>
                </c:pt>
                <c:pt idx="100">
                  <c:v>18</c:v>
                </c:pt>
                <c:pt idx="101">
                  <c:v>17</c:v>
                </c:pt>
                <c:pt idx="102">
                  <c:v>16</c:v>
                </c:pt>
                <c:pt idx="103">
                  <c:v>10</c:v>
                </c:pt>
                <c:pt idx="104">
                  <c:v>11</c:v>
                </c:pt>
                <c:pt idx="105">
                  <c:v>14</c:v>
                </c:pt>
                <c:pt idx="106">
                  <c:v>12</c:v>
                </c:pt>
                <c:pt idx="107">
                  <c:v>15</c:v>
                </c:pt>
                <c:pt idx="108">
                  <c:v>10</c:v>
                </c:pt>
                <c:pt idx="109">
                  <c:v>22</c:v>
                </c:pt>
                <c:pt idx="110">
                  <c:v>13</c:v>
                </c:pt>
                <c:pt idx="111">
                  <c:v>11</c:v>
                </c:pt>
                <c:pt idx="112">
                  <c:v>26</c:v>
                </c:pt>
                <c:pt idx="113">
                  <c:v>12</c:v>
                </c:pt>
                <c:pt idx="114">
                  <c:v>8</c:v>
                </c:pt>
                <c:pt idx="115">
                  <c:v>10</c:v>
                </c:pt>
                <c:pt idx="116">
                  <c:v>18</c:v>
                </c:pt>
                <c:pt idx="117">
                  <c:v>18</c:v>
                </c:pt>
                <c:pt idx="118">
                  <c:v>12</c:v>
                </c:pt>
                <c:pt idx="119">
                  <c:v>13</c:v>
                </c:pt>
                <c:pt idx="120">
                  <c:v>17</c:v>
                </c:pt>
                <c:pt idx="121">
                  <c:v>11</c:v>
                </c:pt>
                <c:pt idx="122">
                  <c:v>11</c:v>
                </c:pt>
                <c:pt idx="123">
                  <c:v>10</c:v>
                </c:pt>
                <c:pt idx="124">
                  <c:v>15</c:v>
                </c:pt>
                <c:pt idx="125">
                  <c:v>26</c:v>
                </c:pt>
                <c:pt idx="126">
                  <c:v>16</c:v>
                </c:pt>
                <c:pt idx="127">
                  <c:v>12</c:v>
                </c:pt>
                <c:pt idx="128">
                  <c:v>14</c:v>
                </c:pt>
                <c:pt idx="129">
                  <c:v>19</c:v>
                </c:pt>
                <c:pt idx="130">
                  <c:v>11</c:v>
                </c:pt>
                <c:pt idx="131">
                  <c:v>9</c:v>
                </c:pt>
                <c:pt idx="132">
                  <c:v>13</c:v>
                </c:pt>
                <c:pt idx="133">
                  <c:v>17</c:v>
                </c:pt>
                <c:pt idx="134">
                  <c:v>24</c:v>
                </c:pt>
                <c:pt idx="135">
                  <c:v>33</c:v>
                </c:pt>
                <c:pt idx="136">
                  <c:v>21</c:v>
                </c:pt>
                <c:pt idx="137">
                  <c:v>128</c:v>
                </c:pt>
                <c:pt idx="138">
                  <c:v>14</c:v>
                </c:pt>
                <c:pt idx="139">
                  <c:v>23</c:v>
                </c:pt>
                <c:pt idx="140">
                  <c:v>12</c:v>
                </c:pt>
                <c:pt idx="141">
                  <c:v>14</c:v>
                </c:pt>
                <c:pt idx="142">
                  <c:v>23</c:v>
                </c:pt>
                <c:pt idx="143">
                  <c:v>17</c:v>
                </c:pt>
                <c:pt idx="144">
                  <c:v>37</c:v>
                </c:pt>
                <c:pt idx="145">
                  <c:v>13</c:v>
                </c:pt>
                <c:pt idx="146">
                  <c:v>78</c:v>
                </c:pt>
                <c:pt idx="147">
                  <c:v>45</c:v>
                </c:pt>
                <c:pt idx="148">
                  <c:v>27</c:v>
                </c:pt>
                <c:pt idx="149">
                  <c:v>15</c:v>
                </c:pt>
                <c:pt idx="150">
                  <c:v>30</c:v>
                </c:pt>
                <c:pt idx="151">
                  <c:v>15</c:v>
                </c:pt>
                <c:pt idx="152">
                  <c:v>13</c:v>
                </c:pt>
                <c:pt idx="153">
                  <c:v>17</c:v>
                </c:pt>
                <c:pt idx="154">
                  <c:v>18</c:v>
                </c:pt>
                <c:pt idx="155">
                  <c:v>18</c:v>
                </c:pt>
                <c:pt idx="156">
                  <c:v>12</c:v>
                </c:pt>
                <c:pt idx="157">
                  <c:v>15</c:v>
                </c:pt>
                <c:pt idx="158">
                  <c:v>28</c:v>
                </c:pt>
                <c:pt idx="159">
                  <c:v>46</c:v>
                </c:pt>
                <c:pt idx="160">
                  <c:v>15</c:v>
                </c:pt>
                <c:pt idx="161">
                  <c:v>13</c:v>
                </c:pt>
                <c:pt idx="162">
                  <c:v>15</c:v>
                </c:pt>
                <c:pt idx="163">
                  <c:v>20</c:v>
                </c:pt>
                <c:pt idx="164">
                  <c:v>20</c:v>
                </c:pt>
                <c:pt idx="165">
                  <c:v>21</c:v>
                </c:pt>
                <c:pt idx="166">
                  <c:v>15</c:v>
                </c:pt>
                <c:pt idx="167">
                  <c:v>72</c:v>
                </c:pt>
                <c:pt idx="168">
                  <c:v>41</c:v>
                </c:pt>
                <c:pt idx="169">
                  <c:v>16</c:v>
                </c:pt>
                <c:pt idx="170">
                  <c:v>29</c:v>
                </c:pt>
                <c:pt idx="171">
                  <c:v>15</c:v>
                </c:pt>
                <c:pt idx="172">
                  <c:v>14</c:v>
                </c:pt>
                <c:pt idx="173">
                  <c:v>16</c:v>
                </c:pt>
                <c:pt idx="174">
                  <c:v>13</c:v>
                </c:pt>
                <c:pt idx="175">
                  <c:v>28</c:v>
                </c:pt>
                <c:pt idx="176">
                  <c:v>23</c:v>
                </c:pt>
                <c:pt idx="177">
                  <c:v>17</c:v>
                </c:pt>
                <c:pt idx="178">
                  <c:v>17</c:v>
                </c:pt>
                <c:pt idx="179">
                  <c:v>18</c:v>
                </c:pt>
                <c:pt idx="180">
                  <c:v>13</c:v>
                </c:pt>
                <c:pt idx="181">
                  <c:v>32</c:v>
                </c:pt>
                <c:pt idx="182">
                  <c:v>14</c:v>
                </c:pt>
                <c:pt idx="183">
                  <c:v>35</c:v>
                </c:pt>
                <c:pt idx="184">
                  <c:v>26</c:v>
                </c:pt>
                <c:pt idx="185">
                  <c:v>21</c:v>
                </c:pt>
                <c:pt idx="186">
                  <c:v>18</c:v>
                </c:pt>
                <c:pt idx="187">
                  <c:v>21</c:v>
                </c:pt>
                <c:pt idx="188">
                  <c:v>22</c:v>
                </c:pt>
                <c:pt idx="189">
                  <c:v>17</c:v>
                </c:pt>
                <c:pt idx="190">
                  <c:v>16</c:v>
                </c:pt>
                <c:pt idx="191">
                  <c:v>12</c:v>
                </c:pt>
                <c:pt idx="192">
                  <c:v>14</c:v>
                </c:pt>
                <c:pt idx="193">
                  <c:v>17</c:v>
                </c:pt>
                <c:pt idx="194">
                  <c:v>24</c:v>
                </c:pt>
                <c:pt idx="195">
                  <c:v>12</c:v>
                </c:pt>
                <c:pt idx="196">
                  <c:v>20</c:v>
                </c:pt>
                <c:pt idx="197">
                  <c:v>20</c:v>
                </c:pt>
                <c:pt idx="198">
                  <c:v>24</c:v>
                </c:pt>
                <c:pt idx="199">
                  <c:v>37</c:v>
                </c:pt>
                <c:pt idx="200">
                  <c:v>13</c:v>
                </c:pt>
                <c:pt idx="201">
                  <c:v>19</c:v>
                </c:pt>
                <c:pt idx="202">
                  <c:v>11</c:v>
                </c:pt>
                <c:pt idx="203">
                  <c:v>13</c:v>
                </c:pt>
                <c:pt idx="204">
                  <c:v>14</c:v>
                </c:pt>
                <c:pt idx="205">
                  <c:v>16</c:v>
                </c:pt>
                <c:pt idx="206">
                  <c:v>18</c:v>
                </c:pt>
                <c:pt idx="207">
                  <c:v>24</c:v>
                </c:pt>
                <c:pt idx="208">
                  <c:v>15</c:v>
                </c:pt>
                <c:pt idx="209">
                  <c:v>31</c:v>
                </c:pt>
                <c:pt idx="210">
                  <c:v>45</c:v>
                </c:pt>
                <c:pt idx="211">
                  <c:v>16</c:v>
                </c:pt>
                <c:pt idx="212">
                  <c:v>20</c:v>
                </c:pt>
                <c:pt idx="213">
                  <c:v>20</c:v>
                </c:pt>
                <c:pt idx="214">
                  <c:v>23</c:v>
                </c:pt>
                <c:pt idx="215">
                  <c:v>23</c:v>
                </c:pt>
                <c:pt idx="216">
                  <c:v>16</c:v>
                </c:pt>
                <c:pt idx="217">
                  <c:v>17</c:v>
                </c:pt>
                <c:pt idx="218">
                  <c:v>19</c:v>
                </c:pt>
                <c:pt idx="219">
                  <c:v>20</c:v>
                </c:pt>
                <c:pt idx="220">
                  <c:v>10</c:v>
                </c:pt>
                <c:pt idx="221">
                  <c:v>20</c:v>
                </c:pt>
                <c:pt idx="222">
                  <c:v>20</c:v>
                </c:pt>
                <c:pt idx="223">
                  <c:v>96</c:v>
                </c:pt>
                <c:pt idx="224">
                  <c:v>29</c:v>
                </c:pt>
                <c:pt idx="225">
                  <c:v>18</c:v>
                </c:pt>
                <c:pt idx="226">
                  <c:v>20</c:v>
                </c:pt>
                <c:pt idx="227">
                  <c:v>15</c:v>
                </c:pt>
                <c:pt idx="228">
                  <c:v>39</c:v>
                </c:pt>
                <c:pt idx="229">
                  <c:v>34</c:v>
                </c:pt>
                <c:pt idx="230">
                  <c:v>20</c:v>
                </c:pt>
                <c:pt idx="231">
                  <c:v>22</c:v>
                </c:pt>
                <c:pt idx="232">
                  <c:v>18</c:v>
                </c:pt>
                <c:pt idx="233">
                  <c:v>16</c:v>
                </c:pt>
                <c:pt idx="234">
                  <c:v>19</c:v>
                </c:pt>
                <c:pt idx="235">
                  <c:v>15</c:v>
                </c:pt>
                <c:pt idx="236">
                  <c:v>29</c:v>
                </c:pt>
                <c:pt idx="237">
                  <c:v>20</c:v>
                </c:pt>
                <c:pt idx="238">
                  <c:v>13</c:v>
                </c:pt>
                <c:pt idx="239">
                  <c:v>28</c:v>
                </c:pt>
                <c:pt idx="240">
                  <c:v>19</c:v>
                </c:pt>
                <c:pt idx="241">
                  <c:v>48</c:v>
                </c:pt>
                <c:pt idx="242">
                  <c:v>18</c:v>
                </c:pt>
                <c:pt idx="243">
                  <c:v>26</c:v>
                </c:pt>
                <c:pt idx="244">
                  <c:v>15</c:v>
                </c:pt>
                <c:pt idx="245">
                  <c:v>18</c:v>
                </c:pt>
                <c:pt idx="246">
                  <c:v>29</c:v>
                </c:pt>
                <c:pt idx="247">
                  <c:v>57</c:v>
                </c:pt>
                <c:pt idx="248">
                  <c:v>31</c:v>
                </c:pt>
                <c:pt idx="249">
                  <c:v>17</c:v>
                </c:pt>
                <c:pt idx="250">
                  <c:v>24</c:v>
                </c:pt>
                <c:pt idx="251">
                  <c:v>32</c:v>
                </c:pt>
                <c:pt idx="252">
                  <c:v>19</c:v>
                </c:pt>
                <c:pt idx="253">
                  <c:v>17</c:v>
                </c:pt>
                <c:pt idx="254">
                  <c:v>16</c:v>
                </c:pt>
                <c:pt idx="255">
                  <c:v>17</c:v>
                </c:pt>
                <c:pt idx="256">
                  <c:v>31</c:v>
                </c:pt>
                <c:pt idx="257">
                  <c:v>17</c:v>
                </c:pt>
                <c:pt idx="258">
                  <c:v>17</c:v>
                </c:pt>
                <c:pt idx="259">
                  <c:v>17</c:v>
                </c:pt>
                <c:pt idx="260">
                  <c:v>19</c:v>
                </c:pt>
                <c:pt idx="261">
                  <c:v>23</c:v>
                </c:pt>
                <c:pt idx="262">
                  <c:v>20</c:v>
                </c:pt>
                <c:pt idx="263">
                  <c:v>17</c:v>
                </c:pt>
                <c:pt idx="264">
                  <c:v>22</c:v>
                </c:pt>
                <c:pt idx="265">
                  <c:v>20</c:v>
                </c:pt>
                <c:pt idx="266">
                  <c:v>21</c:v>
                </c:pt>
                <c:pt idx="267">
                  <c:v>24</c:v>
                </c:pt>
                <c:pt idx="268">
                  <c:v>34</c:v>
                </c:pt>
                <c:pt idx="269">
                  <c:v>18</c:v>
                </c:pt>
                <c:pt idx="270">
                  <c:v>16</c:v>
                </c:pt>
                <c:pt idx="271">
                  <c:v>25</c:v>
                </c:pt>
                <c:pt idx="272">
                  <c:v>32</c:v>
                </c:pt>
                <c:pt idx="273">
                  <c:v>21</c:v>
                </c:pt>
                <c:pt idx="274">
                  <c:v>17</c:v>
                </c:pt>
                <c:pt idx="275">
                  <c:v>47</c:v>
                </c:pt>
                <c:pt idx="276">
                  <c:v>19</c:v>
                </c:pt>
                <c:pt idx="277">
                  <c:v>32</c:v>
                </c:pt>
                <c:pt idx="278">
                  <c:v>27</c:v>
                </c:pt>
                <c:pt idx="279">
                  <c:v>19</c:v>
                </c:pt>
                <c:pt idx="280">
                  <c:v>30</c:v>
                </c:pt>
                <c:pt idx="281">
                  <c:v>23</c:v>
                </c:pt>
                <c:pt idx="282">
                  <c:v>15</c:v>
                </c:pt>
                <c:pt idx="283">
                  <c:v>18</c:v>
                </c:pt>
                <c:pt idx="284">
                  <c:v>19</c:v>
                </c:pt>
                <c:pt idx="285">
                  <c:v>21</c:v>
                </c:pt>
                <c:pt idx="286">
                  <c:v>24</c:v>
                </c:pt>
                <c:pt idx="287">
                  <c:v>14</c:v>
                </c:pt>
                <c:pt idx="288">
                  <c:v>19</c:v>
                </c:pt>
                <c:pt idx="289">
                  <c:v>20</c:v>
                </c:pt>
                <c:pt idx="290">
                  <c:v>17</c:v>
                </c:pt>
                <c:pt idx="291">
                  <c:v>19</c:v>
                </c:pt>
                <c:pt idx="292">
                  <c:v>25</c:v>
                </c:pt>
                <c:pt idx="293">
                  <c:v>31</c:v>
                </c:pt>
                <c:pt idx="294">
                  <c:v>26</c:v>
                </c:pt>
                <c:pt idx="295">
                  <c:v>19</c:v>
                </c:pt>
                <c:pt idx="296">
                  <c:v>35</c:v>
                </c:pt>
                <c:pt idx="297">
                  <c:v>30</c:v>
                </c:pt>
                <c:pt idx="298">
                  <c:v>24</c:v>
                </c:pt>
                <c:pt idx="299">
                  <c:v>107</c:v>
                </c:pt>
                <c:pt idx="300">
                  <c:v>23</c:v>
                </c:pt>
                <c:pt idx="301">
                  <c:v>22</c:v>
                </c:pt>
                <c:pt idx="302">
                  <c:v>23</c:v>
                </c:pt>
                <c:pt idx="303">
                  <c:v>23</c:v>
                </c:pt>
                <c:pt idx="304">
                  <c:v>23</c:v>
                </c:pt>
                <c:pt idx="305">
                  <c:v>20</c:v>
                </c:pt>
                <c:pt idx="306">
                  <c:v>32</c:v>
                </c:pt>
                <c:pt idx="307">
                  <c:v>34</c:v>
                </c:pt>
                <c:pt idx="308">
                  <c:v>25</c:v>
                </c:pt>
                <c:pt idx="309">
                  <c:v>27</c:v>
                </c:pt>
                <c:pt idx="310">
                  <c:v>33</c:v>
                </c:pt>
                <c:pt idx="311">
                  <c:v>20</c:v>
                </c:pt>
                <c:pt idx="312">
                  <c:v>27</c:v>
                </c:pt>
                <c:pt idx="313">
                  <c:v>39</c:v>
                </c:pt>
                <c:pt idx="314">
                  <c:v>31</c:v>
                </c:pt>
                <c:pt idx="315">
                  <c:v>20</c:v>
                </c:pt>
                <c:pt idx="316">
                  <c:v>75</c:v>
                </c:pt>
                <c:pt idx="317">
                  <c:v>27</c:v>
                </c:pt>
                <c:pt idx="318">
                  <c:v>25</c:v>
                </c:pt>
                <c:pt idx="319">
                  <c:v>26</c:v>
                </c:pt>
                <c:pt idx="320">
                  <c:v>19</c:v>
                </c:pt>
                <c:pt idx="321">
                  <c:v>27</c:v>
                </c:pt>
                <c:pt idx="322">
                  <c:v>20</c:v>
                </c:pt>
                <c:pt idx="323">
                  <c:v>37</c:v>
                </c:pt>
                <c:pt idx="324">
                  <c:v>24</c:v>
                </c:pt>
                <c:pt idx="325">
                  <c:v>26</c:v>
                </c:pt>
                <c:pt idx="326">
                  <c:v>19</c:v>
                </c:pt>
                <c:pt idx="327">
                  <c:v>18</c:v>
                </c:pt>
                <c:pt idx="328">
                  <c:v>19</c:v>
                </c:pt>
                <c:pt idx="329">
                  <c:v>27</c:v>
                </c:pt>
                <c:pt idx="330">
                  <c:v>18</c:v>
                </c:pt>
                <c:pt idx="331">
                  <c:v>24</c:v>
                </c:pt>
                <c:pt idx="332">
                  <c:v>25</c:v>
                </c:pt>
                <c:pt idx="333">
                  <c:v>41</c:v>
                </c:pt>
                <c:pt idx="334">
                  <c:v>19</c:v>
                </c:pt>
                <c:pt idx="335">
                  <c:v>34</c:v>
                </c:pt>
                <c:pt idx="336">
                  <c:v>23</c:v>
                </c:pt>
                <c:pt idx="337">
                  <c:v>19</c:v>
                </c:pt>
                <c:pt idx="338">
                  <c:v>22</c:v>
                </c:pt>
                <c:pt idx="339">
                  <c:v>22</c:v>
                </c:pt>
                <c:pt idx="340">
                  <c:v>23</c:v>
                </c:pt>
                <c:pt idx="341">
                  <c:v>44</c:v>
                </c:pt>
                <c:pt idx="342">
                  <c:v>28</c:v>
                </c:pt>
                <c:pt idx="343">
                  <c:v>34</c:v>
                </c:pt>
                <c:pt idx="344">
                  <c:v>22</c:v>
                </c:pt>
                <c:pt idx="345">
                  <c:v>27</c:v>
                </c:pt>
                <c:pt idx="346">
                  <c:v>24</c:v>
                </c:pt>
                <c:pt idx="347">
                  <c:v>25</c:v>
                </c:pt>
                <c:pt idx="348">
                  <c:v>38</c:v>
                </c:pt>
                <c:pt idx="349">
                  <c:v>23</c:v>
                </c:pt>
                <c:pt idx="350">
                  <c:v>22</c:v>
                </c:pt>
                <c:pt idx="351">
                  <c:v>19</c:v>
                </c:pt>
                <c:pt idx="352">
                  <c:v>32</c:v>
                </c:pt>
                <c:pt idx="353">
                  <c:v>25</c:v>
                </c:pt>
                <c:pt idx="354">
                  <c:v>22</c:v>
                </c:pt>
                <c:pt idx="355">
                  <c:v>30</c:v>
                </c:pt>
                <c:pt idx="356">
                  <c:v>35</c:v>
                </c:pt>
                <c:pt idx="357">
                  <c:v>31</c:v>
                </c:pt>
                <c:pt idx="358">
                  <c:v>27</c:v>
                </c:pt>
                <c:pt idx="359">
                  <c:v>31</c:v>
                </c:pt>
                <c:pt idx="360">
                  <c:v>20</c:v>
                </c:pt>
                <c:pt idx="361">
                  <c:v>31</c:v>
                </c:pt>
                <c:pt idx="362">
                  <c:v>38</c:v>
                </c:pt>
                <c:pt idx="363">
                  <c:v>29</c:v>
                </c:pt>
                <c:pt idx="364">
                  <c:v>23</c:v>
                </c:pt>
                <c:pt idx="365">
                  <c:v>59</c:v>
                </c:pt>
                <c:pt idx="366">
                  <c:v>52</c:v>
                </c:pt>
                <c:pt idx="367">
                  <c:v>24</c:v>
                </c:pt>
                <c:pt idx="368">
                  <c:v>27</c:v>
                </c:pt>
                <c:pt idx="369">
                  <c:v>26</c:v>
                </c:pt>
                <c:pt idx="370">
                  <c:v>36</c:v>
                </c:pt>
                <c:pt idx="371">
                  <c:v>35</c:v>
                </c:pt>
                <c:pt idx="372">
                  <c:v>26</c:v>
                </c:pt>
                <c:pt idx="373">
                  <c:v>34</c:v>
                </c:pt>
                <c:pt idx="374">
                  <c:v>33</c:v>
                </c:pt>
                <c:pt idx="375">
                  <c:v>28</c:v>
                </c:pt>
                <c:pt idx="376">
                  <c:v>36</c:v>
                </c:pt>
                <c:pt idx="377">
                  <c:v>22</c:v>
                </c:pt>
                <c:pt idx="378">
                  <c:v>25</c:v>
                </c:pt>
                <c:pt idx="379">
                  <c:v>26</c:v>
                </c:pt>
                <c:pt idx="380">
                  <c:v>32</c:v>
                </c:pt>
                <c:pt idx="381">
                  <c:v>27</c:v>
                </c:pt>
                <c:pt idx="382">
                  <c:v>36</c:v>
                </c:pt>
                <c:pt idx="383">
                  <c:v>27</c:v>
                </c:pt>
                <c:pt idx="384">
                  <c:v>26</c:v>
                </c:pt>
                <c:pt idx="385">
                  <c:v>29</c:v>
                </c:pt>
                <c:pt idx="386">
                  <c:v>24</c:v>
                </c:pt>
                <c:pt idx="387">
                  <c:v>22</c:v>
                </c:pt>
                <c:pt idx="388">
                  <c:v>26</c:v>
                </c:pt>
                <c:pt idx="389">
                  <c:v>22</c:v>
                </c:pt>
                <c:pt idx="390">
                  <c:v>24</c:v>
                </c:pt>
                <c:pt idx="391">
                  <c:v>28</c:v>
                </c:pt>
                <c:pt idx="392">
                  <c:v>52</c:v>
                </c:pt>
                <c:pt idx="393">
                  <c:v>33</c:v>
                </c:pt>
                <c:pt idx="394">
                  <c:v>24</c:v>
                </c:pt>
                <c:pt idx="395">
                  <c:v>44</c:v>
                </c:pt>
                <c:pt idx="396">
                  <c:v>25</c:v>
                </c:pt>
                <c:pt idx="397">
                  <c:v>28</c:v>
                </c:pt>
                <c:pt idx="398">
                  <c:v>48</c:v>
                </c:pt>
                <c:pt idx="399">
                  <c:v>82</c:v>
                </c:pt>
                <c:pt idx="400">
                  <c:v>54</c:v>
                </c:pt>
                <c:pt idx="401">
                  <c:v>25</c:v>
                </c:pt>
                <c:pt idx="402">
                  <c:v>26</c:v>
                </c:pt>
                <c:pt idx="403">
                  <c:v>43</c:v>
                </c:pt>
                <c:pt idx="404">
                  <c:v>34</c:v>
                </c:pt>
                <c:pt idx="405">
                  <c:v>24</c:v>
                </c:pt>
                <c:pt idx="406">
                  <c:v>23</c:v>
                </c:pt>
                <c:pt idx="407">
                  <c:v>41</c:v>
                </c:pt>
                <c:pt idx="408">
                  <c:v>33</c:v>
                </c:pt>
                <c:pt idx="409">
                  <c:v>32</c:v>
                </c:pt>
                <c:pt idx="410">
                  <c:v>29</c:v>
                </c:pt>
                <c:pt idx="411">
                  <c:v>22</c:v>
                </c:pt>
                <c:pt idx="412">
                  <c:v>32</c:v>
                </c:pt>
                <c:pt idx="413">
                  <c:v>32</c:v>
                </c:pt>
                <c:pt idx="414">
                  <c:v>38</c:v>
                </c:pt>
                <c:pt idx="415">
                  <c:v>31</c:v>
                </c:pt>
                <c:pt idx="416">
                  <c:v>25</c:v>
                </c:pt>
                <c:pt idx="417">
                  <c:v>29</c:v>
                </c:pt>
                <c:pt idx="418">
                  <c:v>21</c:v>
                </c:pt>
                <c:pt idx="419">
                  <c:v>28</c:v>
                </c:pt>
                <c:pt idx="420">
                  <c:v>72</c:v>
                </c:pt>
                <c:pt idx="421">
                  <c:v>33</c:v>
                </c:pt>
                <c:pt idx="422">
                  <c:v>25</c:v>
                </c:pt>
                <c:pt idx="423">
                  <c:v>34</c:v>
                </c:pt>
                <c:pt idx="424">
                  <c:v>27</c:v>
                </c:pt>
                <c:pt idx="425">
                  <c:v>35</c:v>
                </c:pt>
                <c:pt idx="426">
                  <c:v>28</c:v>
                </c:pt>
                <c:pt idx="427">
                  <c:v>29</c:v>
                </c:pt>
                <c:pt idx="428">
                  <c:v>26</c:v>
                </c:pt>
                <c:pt idx="429">
                  <c:v>32</c:v>
                </c:pt>
                <c:pt idx="430">
                  <c:v>21</c:v>
                </c:pt>
                <c:pt idx="431">
                  <c:v>33</c:v>
                </c:pt>
                <c:pt idx="432">
                  <c:v>45</c:v>
                </c:pt>
                <c:pt idx="433">
                  <c:v>29</c:v>
                </c:pt>
                <c:pt idx="434">
                  <c:v>24</c:v>
                </c:pt>
                <c:pt idx="435">
                  <c:v>55</c:v>
                </c:pt>
                <c:pt idx="436">
                  <c:v>24</c:v>
                </c:pt>
                <c:pt idx="437">
                  <c:v>25</c:v>
                </c:pt>
                <c:pt idx="438">
                  <c:v>41</c:v>
                </c:pt>
                <c:pt idx="439">
                  <c:v>25</c:v>
                </c:pt>
                <c:pt idx="440">
                  <c:v>24</c:v>
                </c:pt>
                <c:pt idx="441">
                  <c:v>29</c:v>
                </c:pt>
                <c:pt idx="442">
                  <c:v>66</c:v>
                </c:pt>
                <c:pt idx="443">
                  <c:v>29</c:v>
                </c:pt>
                <c:pt idx="444">
                  <c:v>32</c:v>
                </c:pt>
                <c:pt idx="445">
                  <c:v>47</c:v>
                </c:pt>
                <c:pt idx="446">
                  <c:v>29</c:v>
                </c:pt>
                <c:pt idx="447">
                  <c:v>25</c:v>
                </c:pt>
                <c:pt idx="448">
                  <c:v>29</c:v>
                </c:pt>
                <c:pt idx="449">
                  <c:v>27</c:v>
                </c:pt>
                <c:pt idx="450">
                  <c:v>35</c:v>
                </c:pt>
                <c:pt idx="451">
                  <c:v>26</c:v>
                </c:pt>
                <c:pt idx="452">
                  <c:v>39</c:v>
                </c:pt>
                <c:pt idx="453">
                  <c:v>33</c:v>
                </c:pt>
                <c:pt idx="454">
                  <c:v>74</c:v>
                </c:pt>
                <c:pt idx="455">
                  <c:v>24</c:v>
                </c:pt>
                <c:pt idx="456">
                  <c:v>30</c:v>
                </c:pt>
                <c:pt idx="457">
                  <c:v>25</c:v>
                </c:pt>
                <c:pt idx="458">
                  <c:v>45</c:v>
                </c:pt>
                <c:pt idx="459">
                  <c:v>27</c:v>
                </c:pt>
                <c:pt idx="460">
                  <c:v>42</c:v>
                </c:pt>
                <c:pt idx="461">
                  <c:v>26</c:v>
                </c:pt>
                <c:pt idx="462">
                  <c:v>48</c:v>
                </c:pt>
                <c:pt idx="463">
                  <c:v>72</c:v>
                </c:pt>
                <c:pt idx="464">
                  <c:v>37</c:v>
                </c:pt>
                <c:pt idx="465">
                  <c:v>47</c:v>
                </c:pt>
                <c:pt idx="466">
                  <c:v>34</c:v>
                </c:pt>
                <c:pt idx="467">
                  <c:v>24</c:v>
                </c:pt>
                <c:pt idx="468">
                  <c:v>33</c:v>
                </c:pt>
                <c:pt idx="469">
                  <c:v>38</c:v>
                </c:pt>
                <c:pt idx="470">
                  <c:v>23</c:v>
                </c:pt>
                <c:pt idx="471">
                  <c:v>28</c:v>
                </c:pt>
                <c:pt idx="472">
                  <c:v>42</c:v>
                </c:pt>
                <c:pt idx="473">
                  <c:v>32</c:v>
                </c:pt>
                <c:pt idx="474">
                  <c:v>22</c:v>
                </c:pt>
                <c:pt idx="475">
                  <c:v>31</c:v>
                </c:pt>
                <c:pt idx="476">
                  <c:v>41</c:v>
                </c:pt>
                <c:pt idx="477">
                  <c:v>35</c:v>
                </c:pt>
                <c:pt idx="478">
                  <c:v>46</c:v>
                </c:pt>
                <c:pt idx="479">
                  <c:v>29</c:v>
                </c:pt>
                <c:pt idx="480">
                  <c:v>34</c:v>
                </c:pt>
                <c:pt idx="481">
                  <c:v>67</c:v>
                </c:pt>
                <c:pt idx="482">
                  <c:v>31</c:v>
                </c:pt>
                <c:pt idx="483">
                  <c:v>30</c:v>
                </c:pt>
                <c:pt idx="484">
                  <c:v>40</c:v>
                </c:pt>
                <c:pt idx="485">
                  <c:v>27</c:v>
                </c:pt>
                <c:pt idx="486">
                  <c:v>37</c:v>
                </c:pt>
                <c:pt idx="487">
                  <c:v>40</c:v>
                </c:pt>
                <c:pt idx="488">
                  <c:v>29</c:v>
                </c:pt>
                <c:pt idx="489">
                  <c:v>46</c:v>
                </c:pt>
                <c:pt idx="490">
                  <c:v>38</c:v>
                </c:pt>
                <c:pt idx="491">
                  <c:v>43</c:v>
                </c:pt>
                <c:pt idx="492">
                  <c:v>29</c:v>
                </c:pt>
                <c:pt idx="493">
                  <c:v>35</c:v>
                </c:pt>
                <c:pt idx="494">
                  <c:v>30</c:v>
                </c:pt>
                <c:pt idx="495">
                  <c:v>35</c:v>
                </c:pt>
                <c:pt idx="496">
                  <c:v>27</c:v>
                </c:pt>
                <c:pt idx="497">
                  <c:v>56</c:v>
                </c:pt>
                <c:pt idx="498">
                  <c:v>29</c:v>
                </c:pt>
                <c:pt idx="499">
                  <c:v>41</c:v>
                </c:pt>
                <c:pt idx="500">
                  <c:v>32</c:v>
                </c:pt>
                <c:pt idx="501">
                  <c:v>35</c:v>
                </c:pt>
                <c:pt idx="502">
                  <c:v>35</c:v>
                </c:pt>
                <c:pt idx="503">
                  <c:v>45</c:v>
                </c:pt>
                <c:pt idx="504">
                  <c:v>26</c:v>
                </c:pt>
                <c:pt idx="505">
                  <c:v>25</c:v>
                </c:pt>
                <c:pt idx="506">
                  <c:v>33</c:v>
                </c:pt>
                <c:pt idx="507">
                  <c:v>28</c:v>
                </c:pt>
                <c:pt idx="508">
                  <c:v>27</c:v>
                </c:pt>
                <c:pt idx="509">
                  <c:v>42</c:v>
                </c:pt>
                <c:pt idx="510">
                  <c:v>42</c:v>
                </c:pt>
                <c:pt idx="511">
                  <c:v>41</c:v>
                </c:pt>
                <c:pt idx="512">
                  <c:v>25</c:v>
                </c:pt>
                <c:pt idx="513">
                  <c:v>32</c:v>
                </c:pt>
                <c:pt idx="514">
                  <c:v>30</c:v>
                </c:pt>
                <c:pt idx="515">
                  <c:v>28</c:v>
                </c:pt>
                <c:pt idx="516">
                  <c:v>41</c:v>
                </c:pt>
                <c:pt idx="517">
                  <c:v>24</c:v>
                </c:pt>
                <c:pt idx="518">
                  <c:v>38</c:v>
                </c:pt>
                <c:pt idx="519">
                  <c:v>35</c:v>
                </c:pt>
                <c:pt idx="520">
                  <c:v>36</c:v>
                </c:pt>
                <c:pt idx="521">
                  <c:v>40</c:v>
                </c:pt>
                <c:pt idx="522">
                  <c:v>31</c:v>
                </c:pt>
                <c:pt idx="523">
                  <c:v>38</c:v>
                </c:pt>
                <c:pt idx="524">
                  <c:v>29</c:v>
                </c:pt>
                <c:pt idx="525">
                  <c:v>40</c:v>
                </c:pt>
                <c:pt idx="526">
                  <c:v>34</c:v>
                </c:pt>
                <c:pt idx="527">
                  <c:v>35</c:v>
                </c:pt>
                <c:pt idx="528">
                  <c:v>24</c:v>
                </c:pt>
                <c:pt idx="529">
                  <c:v>22</c:v>
                </c:pt>
                <c:pt idx="530">
                  <c:v>46</c:v>
                </c:pt>
                <c:pt idx="531">
                  <c:v>40</c:v>
                </c:pt>
                <c:pt idx="532">
                  <c:v>36</c:v>
                </c:pt>
                <c:pt idx="533">
                  <c:v>33</c:v>
                </c:pt>
                <c:pt idx="534">
                  <c:v>30</c:v>
                </c:pt>
                <c:pt idx="535">
                  <c:v>30</c:v>
                </c:pt>
                <c:pt idx="536">
                  <c:v>105</c:v>
                </c:pt>
                <c:pt idx="537">
                  <c:v>50</c:v>
                </c:pt>
                <c:pt idx="538">
                  <c:v>46</c:v>
                </c:pt>
                <c:pt idx="539">
                  <c:v>30</c:v>
                </c:pt>
                <c:pt idx="540">
                  <c:v>34</c:v>
                </c:pt>
                <c:pt idx="541">
                  <c:v>31</c:v>
                </c:pt>
                <c:pt idx="542">
                  <c:v>30</c:v>
                </c:pt>
                <c:pt idx="543">
                  <c:v>33</c:v>
                </c:pt>
                <c:pt idx="544">
                  <c:v>35</c:v>
                </c:pt>
                <c:pt idx="545">
                  <c:v>40</c:v>
                </c:pt>
                <c:pt idx="546">
                  <c:v>32</c:v>
                </c:pt>
                <c:pt idx="547">
                  <c:v>42</c:v>
                </c:pt>
                <c:pt idx="548">
                  <c:v>27</c:v>
                </c:pt>
                <c:pt idx="549">
                  <c:v>44</c:v>
                </c:pt>
                <c:pt idx="550">
                  <c:v>31</c:v>
                </c:pt>
                <c:pt idx="551">
                  <c:v>36</c:v>
                </c:pt>
                <c:pt idx="552">
                  <c:v>30</c:v>
                </c:pt>
                <c:pt idx="553">
                  <c:v>36</c:v>
                </c:pt>
                <c:pt idx="554">
                  <c:v>31</c:v>
                </c:pt>
                <c:pt idx="555">
                  <c:v>24</c:v>
                </c:pt>
                <c:pt idx="556">
                  <c:v>27</c:v>
                </c:pt>
                <c:pt idx="557">
                  <c:v>31</c:v>
                </c:pt>
                <c:pt idx="558">
                  <c:v>42</c:v>
                </c:pt>
                <c:pt idx="559">
                  <c:v>39</c:v>
                </c:pt>
                <c:pt idx="560">
                  <c:v>31</c:v>
                </c:pt>
                <c:pt idx="561">
                  <c:v>34</c:v>
                </c:pt>
                <c:pt idx="562">
                  <c:v>31</c:v>
                </c:pt>
                <c:pt idx="563">
                  <c:v>38</c:v>
                </c:pt>
                <c:pt idx="564">
                  <c:v>33</c:v>
                </c:pt>
                <c:pt idx="565">
                  <c:v>35</c:v>
                </c:pt>
                <c:pt idx="566">
                  <c:v>45</c:v>
                </c:pt>
                <c:pt idx="567">
                  <c:v>49</c:v>
                </c:pt>
                <c:pt idx="568">
                  <c:v>35</c:v>
                </c:pt>
                <c:pt idx="569">
                  <c:v>39</c:v>
                </c:pt>
                <c:pt idx="570">
                  <c:v>31</c:v>
                </c:pt>
                <c:pt idx="571">
                  <c:v>34</c:v>
                </c:pt>
                <c:pt idx="572">
                  <c:v>41</c:v>
                </c:pt>
                <c:pt idx="573">
                  <c:v>60</c:v>
                </c:pt>
                <c:pt idx="574">
                  <c:v>35</c:v>
                </c:pt>
                <c:pt idx="575">
                  <c:v>46</c:v>
                </c:pt>
                <c:pt idx="576">
                  <c:v>39</c:v>
                </c:pt>
                <c:pt idx="577">
                  <c:v>26</c:v>
                </c:pt>
                <c:pt idx="578">
                  <c:v>37</c:v>
                </c:pt>
                <c:pt idx="579">
                  <c:v>30</c:v>
                </c:pt>
                <c:pt idx="580">
                  <c:v>35</c:v>
                </c:pt>
                <c:pt idx="581">
                  <c:v>44</c:v>
                </c:pt>
                <c:pt idx="582">
                  <c:v>31</c:v>
                </c:pt>
                <c:pt idx="583">
                  <c:v>33</c:v>
                </c:pt>
                <c:pt idx="584">
                  <c:v>30</c:v>
                </c:pt>
                <c:pt idx="585">
                  <c:v>27</c:v>
                </c:pt>
                <c:pt idx="586">
                  <c:v>41</c:v>
                </c:pt>
                <c:pt idx="587">
                  <c:v>31</c:v>
                </c:pt>
                <c:pt idx="588">
                  <c:v>39</c:v>
                </c:pt>
                <c:pt idx="589">
                  <c:v>32</c:v>
                </c:pt>
                <c:pt idx="590">
                  <c:v>33</c:v>
                </c:pt>
                <c:pt idx="591">
                  <c:v>28</c:v>
                </c:pt>
                <c:pt idx="592">
                  <c:v>46</c:v>
                </c:pt>
                <c:pt idx="593">
                  <c:v>38</c:v>
                </c:pt>
                <c:pt idx="594">
                  <c:v>34</c:v>
                </c:pt>
                <c:pt idx="595">
                  <c:v>48</c:v>
                </c:pt>
                <c:pt idx="596">
                  <c:v>40</c:v>
                </c:pt>
                <c:pt idx="597">
                  <c:v>36</c:v>
                </c:pt>
                <c:pt idx="598">
                  <c:v>29</c:v>
                </c:pt>
                <c:pt idx="599">
                  <c:v>31</c:v>
                </c:pt>
                <c:pt idx="600">
                  <c:v>38</c:v>
                </c:pt>
                <c:pt idx="601">
                  <c:v>33</c:v>
                </c:pt>
                <c:pt idx="602">
                  <c:v>41</c:v>
                </c:pt>
                <c:pt idx="603">
                  <c:v>29</c:v>
                </c:pt>
                <c:pt idx="604">
                  <c:v>30</c:v>
                </c:pt>
                <c:pt idx="605">
                  <c:v>26</c:v>
                </c:pt>
                <c:pt idx="606">
                  <c:v>35</c:v>
                </c:pt>
                <c:pt idx="607">
                  <c:v>40</c:v>
                </c:pt>
                <c:pt idx="608">
                  <c:v>36</c:v>
                </c:pt>
                <c:pt idx="609">
                  <c:v>52</c:v>
                </c:pt>
                <c:pt idx="610">
                  <c:v>31</c:v>
                </c:pt>
                <c:pt idx="611">
                  <c:v>33</c:v>
                </c:pt>
                <c:pt idx="612">
                  <c:v>26</c:v>
                </c:pt>
                <c:pt idx="613">
                  <c:v>28</c:v>
                </c:pt>
                <c:pt idx="614">
                  <c:v>36</c:v>
                </c:pt>
                <c:pt idx="615">
                  <c:v>32</c:v>
                </c:pt>
                <c:pt idx="616">
                  <c:v>24</c:v>
                </c:pt>
                <c:pt idx="617">
                  <c:v>26</c:v>
                </c:pt>
                <c:pt idx="618">
                  <c:v>31</c:v>
                </c:pt>
                <c:pt idx="619">
                  <c:v>34</c:v>
                </c:pt>
                <c:pt idx="620">
                  <c:v>34</c:v>
                </c:pt>
                <c:pt idx="621">
                  <c:v>39</c:v>
                </c:pt>
                <c:pt idx="622">
                  <c:v>25</c:v>
                </c:pt>
                <c:pt idx="623">
                  <c:v>41</c:v>
                </c:pt>
                <c:pt idx="624">
                  <c:v>28</c:v>
                </c:pt>
                <c:pt idx="625">
                  <c:v>28</c:v>
                </c:pt>
                <c:pt idx="626">
                  <c:v>31</c:v>
                </c:pt>
                <c:pt idx="627">
                  <c:v>33</c:v>
                </c:pt>
                <c:pt idx="628">
                  <c:v>30</c:v>
                </c:pt>
                <c:pt idx="629">
                  <c:v>32</c:v>
                </c:pt>
                <c:pt idx="630">
                  <c:v>27</c:v>
                </c:pt>
                <c:pt idx="631">
                  <c:v>36</c:v>
                </c:pt>
                <c:pt idx="632">
                  <c:v>33</c:v>
                </c:pt>
                <c:pt idx="633">
                  <c:v>29</c:v>
                </c:pt>
                <c:pt idx="634">
                  <c:v>30</c:v>
                </c:pt>
                <c:pt idx="635">
                  <c:v>48</c:v>
                </c:pt>
                <c:pt idx="636">
                  <c:v>35</c:v>
                </c:pt>
                <c:pt idx="637">
                  <c:v>40</c:v>
                </c:pt>
                <c:pt idx="638">
                  <c:v>36</c:v>
                </c:pt>
                <c:pt idx="639">
                  <c:v>32</c:v>
                </c:pt>
                <c:pt idx="640">
                  <c:v>36</c:v>
                </c:pt>
                <c:pt idx="641">
                  <c:v>33</c:v>
                </c:pt>
                <c:pt idx="642">
                  <c:v>34</c:v>
                </c:pt>
                <c:pt idx="643">
                  <c:v>29</c:v>
                </c:pt>
                <c:pt idx="644">
                  <c:v>32</c:v>
                </c:pt>
                <c:pt idx="645">
                  <c:v>29</c:v>
                </c:pt>
                <c:pt idx="646">
                  <c:v>29</c:v>
                </c:pt>
                <c:pt idx="647">
                  <c:v>32</c:v>
                </c:pt>
                <c:pt idx="648">
                  <c:v>30</c:v>
                </c:pt>
                <c:pt idx="649">
                  <c:v>30</c:v>
                </c:pt>
                <c:pt idx="650">
                  <c:v>31</c:v>
                </c:pt>
                <c:pt idx="651">
                  <c:v>31</c:v>
                </c:pt>
                <c:pt idx="652">
                  <c:v>32</c:v>
                </c:pt>
                <c:pt idx="653">
                  <c:v>36</c:v>
                </c:pt>
                <c:pt idx="654">
                  <c:v>27</c:v>
                </c:pt>
                <c:pt idx="655">
                  <c:v>34</c:v>
                </c:pt>
                <c:pt idx="656">
                  <c:v>33</c:v>
                </c:pt>
                <c:pt idx="657">
                  <c:v>34</c:v>
                </c:pt>
                <c:pt idx="658">
                  <c:v>30</c:v>
                </c:pt>
                <c:pt idx="659">
                  <c:v>38</c:v>
                </c:pt>
                <c:pt idx="660">
                  <c:v>26</c:v>
                </c:pt>
                <c:pt idx="661">
                  <c:v>38</c:v>
                </c:pt>
                <c:pt idx="662">
                  <c:v>28</c:v>
                </c:pt>
                <c:pt idx="663">
                  <c:v>39</c:v>
                </c:pt>
                <c:pt idx="664">
                  <c:v>29</c:v>
                </c:pt>
                <c:pt idx="665">
                  <c:v>30</c:v>
                </c:pt>
                <c:pt idx="666">
                  <c:v>26</c:v>
                </c:pt>
                <c:pt idx="667">
                  <c:v>27</c:v>
                </c:pt>
                <c:pt idx="668">
                  <c:v>38</c:v>
                </c:pt>
                <c:pt idx="669">
                  <c:v>27</c:v>
                </c:pt>
                <c:pt idx="670">
                  <c:v>34</c:v>
                </c:pt>
                <c:pt idx="671">
                  <c:v>30</c:v>
                </c:pt>
                <c:pt idx="672">
                  <c:v>39</c:v>
                </c:pt>
                <c:pt idx="673">
                  <c:v>36</c:v>
                </c:pt>
                <c:pt idx="674">
                  <c:v>31</c:v>
                </c:pt>
                <c:pt idx="675">
                  <c:v>32</c:v>
                </c:pt>
                <c:pt idx="676">
                  <c:v>33</c:v>
                </c:pt>
                <c:pt idx="677">
                  <c:v>36</c:v>
                </c:pt>
                <c:pt idx="678">
                  <c:v>31</c:v>
                </c:pt>
                <c:pt idx="679">
                  <c:v>30</c:v>
                </c:pt>
                <c:pt idx="680">
                  <c:v>31</c:v>
                </c:pt>
                <c:pt idx="681">
                  <c:v>27</c:v>
                </c:pt>
                <c:pt idx="682">
                  <c:v>30</c:v>
                </c:pt>
                <c:pt idx="683">
                  <c:v>34</c:v>
                </c:pt>
                <c:pt idx="684">
                  <c:v>38</c:v>
                </c:pt>
                <c:pt idx="685">
                  <c:v>35</c:v>
                </c:pt>
                <c:pt idx="686">
                  <c:v>31</c:v>
                </c:pt>
                <c:pt idx="687">
                  <c:v>34</c:v>
                </c:pt>
                <c:pt idx="688">
                  <c:v>29</c:v>
                </c:pt>
                <c:pt idx="689">
                  <c:v>38</c:v>
                </c:pt>
                <c:pt idx="690">
                  <c:v>31</c:v>
                </c:pt>
                <c:pt idx="691">
                  <c:v>35</c:v>
                </c:pt>
                <c:pt idx="692">
                  <c:v>27</c:v>
                </c:pt>
                <c:pt idx="693">
                  <c:v>39</c:v>
                </c:pt>
                <c:pt idx="694">
                  <c:v>38</c:v>
                </c:pt>
                <c:pt idx="695">
                  <c:v>30</c:v>
                </c:pt>
                <c:pt idx="696">
                  <c:v>31</c:v>
                </c:pt>
                <c:pt idx="697">
                  <c:v>29</c:v>
                </c:pt>
                <c:pt idx="698">
                  <c:v>37</c:v>
                </c:pt>
                <c:pt idx="699">
                  <c:v>34</c:v>
                </c:pt>
                <c:pt idx="700">
                  <c:v>33</c:v>
                </c:pt>
                <c:pt idx="701">
                  <c:v>32</c:v>
                </c:pt>
                <c:pt idx="702">
                  <c:v>33</c:v>
                </c:pt>
                <c:pt idx="703">
                  <c:v>43</c:v>
                </c:pt>
                <c:pt idx="704">
                  <c:v>36</c:v>
                </c:pt>
                <c:pt idx="705">
                  <c:v>36</c:v>
                </c:pt>
                <c:pt idx="706">
                  <c:v>24</c:v>
                </c:pt>
                <c:pt idx="707">
                  <c:v>29</c:v>
                </c:pt>
                <c:pt idx="708">
                  <c:v>37</c:v>
                </c:pt>
                <c:pt idx="709">
                  <c:v>36</c:v>
                </c:pt>
                <c:pt idx="710">
                  <c:v>43</c:v>
                </c:pt>
                <c:pt idx="711">
                  <c:v>37</c:v>
                </c:pt>
                <c:pt idx="712">
                  <c:v>32</c:v>
                </c:pt>
                <c:pt idx="713">
                  <c:v>30</c:v>
                </c:pt>
                <c:pt idx="714">
                  <c:v>37</c:v>
                </c:pt>
                <c:pt idx="715">
                  <c:v>31</c:v>
                </c:pt>
                <c:pt idx="716">
                  <c:v>39</c:v>
                </c:pt>
                <c:pt idx="717">
                  <c:v>26</c:v>
                </c:pt>
                <c:pt idx="718">
                  <c:v>36</c:v>
                </c:pt>
                <c:pt idx="719">
                  <c:v>40</c:v>
                </c:pt>
                <c:pt idx="720">
                  <c:v>37</c:v>
                </c:pt>
                <c:pt idx="721">
                  <c:v>32</c:v>
                </c:pt>
                <c:pt idx="722">
                  <c:v>36</c:v>
                </c:pt>
                <c:pt idx="723">
                  <c:v>49</c:v>
                </c:pt>
                <c:pt idx="724">
                  <c:v>55</c:v>
                </c:pt>
                <c:pt idx="725">
                  <c:v>252</c:v>
                </c:pt>
                <c:pt idx="726">
                  <c:v>128</c:v>
                </c:pt>
                <c:pt idx="727">
                  <c:v>29</c:v>
                </c:pt>
                <c:pt idx="728">
                  <c:v>35</c:v>
                </c:pt>
                <c:pt idx="729">
                  <c:v>37</c:v>
                </c:pt>
                <c:pt idx="730">
                  <c:v>29</c:v>
                </c:pt>
                <c:pt idx="731">
                  <c:v>36</c:v>
                </c:pt>
                <c:pt idx="732">
                  <c:v>36</c:v>
                </c:pt>
                <c:pt idx="733">
                  <c:v>27</c:v>
                </c:pt>
                <c:pt idx="734">
                  <c:v>32</c:v>
                </c:pt>
                <c:pt idx="735">
                  <c:v>34</c:v>
                </c:pt>
                <c:pt idx="736">
                  <c:v>35</c:v>
                </c:pt>
                <c:pt idx="737">
                  <c:v>35</c:v>
                </c:pt>
                <c:pt idx="738">
                  <c:v>34</c:v>
                </c:pt>
                <c:pt idx="739">
                  <c:v>34</c:v>
                </c:pt>
                <c:pt idx="740">
                  <c:v>42</c:v>
                </c:pt>
                <c:pt idx="741">
                  <c:v>40</c:v>
                </c:pt>
                <c:pt idx="742">
                  <c:v>26</c:v>
                </c:pt>
                <c:pt idx="743">
                  <c:v>26</c:v>
                </c:pt>
                <c:pt idx="744">
                  <c:v>33</c:v>
                </c:pt>
                <c:pt idx="745">
                  <c:v>34</c:v>
                </c:pt>
                <c:pt idx="746">
                  <c:v>38</c:v>
                </c:pt>
                <c:pt idx="747">
                  <c:v>33</c:v>
                </c:pt>
                <c:pt idx="748">
                  <c:v>48</c:v>
                </c:pt>
                <c:pt idx="749">
                  <c:v>34</c:v>
                </c:pt>
              </c:numCache>
            </c:numRef>
          </c:val>
          <c:smooth val="0"/>
          <c:extLst>
            <c:ext xmlns:c16="http://schemas.microsoft.com/office/drawing/2014/chart" uri="{C3380CC4-5D6E-409C-BE32-E72D297353CC}">
              <c16:uniqueId val="{00000000-B881-4185-B7F6-1E7A7E9B3851}"/>
            </c:ext>
          </c:extLst>
        </c:ser>
        <c:dLbls>
          <c:showLegendKey val="0"/>
          <c:showVal val="0"/>
          <c:showCatName val="0"/>
          <c:showSerName val="0"/>
          <c:showPercent val="0"/>
          <c:showBubbleSize val="0"/>
        </c:dLbls>
        <c:smooth val="0"/>
        <c:axId val="-443171344"/>
        <c:axId val="-443169024"/>
      </c:lineChart>
      <c:catAx>
        <c:axId val="-44317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crossAx val="-443169024"/>
        <c:crosses val="autoZero"/>
        <c:auto val="1"/>
        <c:lblAlgn val="ctr"/>
        <c:lblOffset val="100"/>
        <c:noMultiLvlLbl val="0"/>
      </c:catAx>
      <c:valAx>
        <c:axId val="-44316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it-IT"/>
          </a:p>
        </c:txPr>
        <c:crossAx val="-443171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3200" b="0" i="0" u="none" strike="noStrike" kern="1200" spc="0" baseline="0">
                <a:solidFill>
                  <a:schemeClr val="tx1">
                    <a:lumMod val="65000"/>
                    <a:lumOff val="35000"/>
                  </a:schemeClr>
                </a:solidFill>
                <a:latin typeface="+mn-lt"/>
                <a:ea typeface="+mn-ea"/>
                <a:cs typeface="+mn-cs"/>
              </a:defRPr>
            </a:pPr>
            <a:r>
              <a:rPr lang="it-IT" sz="3200"/>
              <a:t>Query Execution Times</a:t>
            </a:r>
          </a:p>
        </c:rich>
      </c:tx>
      <c:overlay val="0"/>
      <c:spPr>
        <a:noFill/>
        <a:ln>
          <a:noFill/>
        </a:ln>
        <a:effectLst/>
      </c:spPr>
      <c:txPr>
        <a:bodyPr rot="0" spcFirstLastPara="1" vertOverflow="ellipsis" vert="horz" wrap="square" anchor="ctr" anchorCtr="1"/>
        <a:lstStyle/>
        <a:p>
          <a:pPr>
            <a:defRPr sz="32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executionTime!$A$1:$ABV$1</c:f>
              <c:numCache>
                <c:formatCode>General</c:formatCode>
                <c:ptCount val="750"/>
                <c:pt idx="0">
                  <c:v>22</c:v>
                </c:pt>
                <c:pt idx="1">
                  <c:v>23</c:v>
                </c:pt>
                <c:pt idx="2">
                  <c:v>14</c:v>
                </c:pt>
                <c:pt idx="3">
                  <c:v>13</c:v>
                </c:pt>
                <c:pt idx="4">
                  <c:v>6</c:v>
                </c:pt>
                <c:pt idx="5">
                  <c:v>5</c:v>
                </c:pt>
                <c:pt idx="6">
                  <c:v>7</c:v>
                </c:pt>
                <c:pt idx="7">
                  <c:v>6</c:v>
                </c:pt>
                <c:pt idx="8">
                  <c:v>6</c:v>
                </c:pt>
                <c:pt idx="9">
                  <c:v>8</c:v>
                </c:pt>
                <c:pt idx="10">
                  <c:v>5</c:v>
                </c:pt>
                <c:pt idx="11">
                  <c:v>9</c:v>
                </c:pt>
                <c:pt idx="12">
                  <c:v>8</c:v>
                </c:pt>
                <c:pt idx="13">
                  <c:v>7</c:v>
                </c:pt>
                <c:pt idx="14">
                  <c:v>151</c:v>
                </c:pt>
                <c:pt idx="15">
                  <c:v>7</c:v>
                </c:pt>
                <c:pt idx="16">
                  <c:v>7</c:v>
                </c:pt>
                <c:pt idx="17">
                  <c:v>9</c:v>
                </c:pt>
                <c:pt idx="18">
                  <c:v>25</c:v>
                </c:pt>
                <c:pt idx="19">
                  <c:v>7</c:v>
                </c:pt>
                <c:pt idx="20">
                  <c:v>8</c:v>
                </c:pt>
                <c:pt idx="21">
                  <c:v>8</c:v>
                </c:pt>
                <c:pt idx="22">
                  <c:v>53</c:v>
                </c:pt>
                <c:pt idx="23">
                  <c:v>6</c:v>
                </c:pt>
                <c:pt idx="24">
                  <c:v>12</c:v>
                </c:pt>
                <c:pt idx="25">
                  <c:v>15</c:v>
                </c:pt>
                <c:pt idx="26">
                  <c:v>7</c:v>
                </c:pt>
                <c:pt idx="27">
                  <c:v>21</c:v>
                </c:pt>
                <c:pt idx="28">
                  <c:v>5</c:v>
                </c:pt>
                <c:pt idx="29">
                  <c:v>24</c:v>
                </c:pt>
                <c:pt idx="30">
                  <c:v>13</c:v>
                </c:pt>
                <c:pt idx="31">
                  <c:v>14</c:v>
                </c:pt>
                <c:pt idx="32">
                  <c:v>14</c:v>
                </c:pt>
                <c:pt idx="33">
                  <c:v>10</c:v>
                </c:pt>
                <c:pt idx="34">
                  <c:v>7</c:v>
                </c:pt>
                <c:pt idx="35">
                  <c:v>17</c:v>
                </c:pt>
                <c:pt idx="36">
                  <c:v>9</c:v>
                </c:pt>
                <c:pt idx="37">
                  <c:v>13</c:v>
                </c:pt>
                <c:pt idx="38">
                  <c:v>7</c:v>
                </c:pt>
                <c:pt idx="39">
                  <c:v>10</c:v>
                </c:pt>
                <c:pt idx="40">
                  <c:v>28</c:v>
                </c:pt>
                <c:pt idx="41">
                  <c:v>24</c:v>
                </c:pt>
                <c:pt idx="42">
                  <c:v>7</c:v>
                </c:pt>
                <c:pt idx="43">
                  <c:v>9</c:v>
                </c:pt>
                <c:pt idx="44">
                  <c:v>12</c:v>
                </c:pt>
                <c:pt idx="45">
                  <c:v>11</c:v>
                </c:pt>
                <c:pt idx="46">
                  <c:v>9</c:v>
                </c:pt>
                <c:pt idx="47">
                  <c:v>9</c:v>
                </c:pt>
                <c:pt idx="48">
                  <c:v>9</c:v>
                </c:pt>
                <c:pt idx="49">
                  <c:v>7</c:v>
                </c:pt>
                <c:pt idx="50">
                  <c:v>9</c:v>
                </c:pt>
                <c:pt idx="51">
                  <c:v>7</c:v>
                </c:pt>
                <c:pt idx="52">
                  <c:v>10</c:v>
                </c:pt>
                <c:pt idx="53">
                  <c:v>8</c:v>
                </c:pt>
                <c:pt idx="54">
                  <c:v>6</c:v>
                </c:pt>
                <c:pt idx="55">
                  <c:v>8</c:v>
                </c:pt>
                <c:pt idx="56">
                  <c:v>9</c:v>
                </c:pt>
                <c:pt idx="57">
                  <c:v>8</c:v>
                </c:pt>
                <c:pt idx="58">
                  <c:v>9</c:v>
                </c:pt>
                <c:pt idx="59">
                  <c:v>10</c:v>
                </c:pt>
                <c:pt idx="60">
                  <c:v>7</c:v>
                </c:pt>
                <c:pt idx="61">
                  <c:v>12</c:v>
                </c:pt>
                <c:pt idx="62">
                  <c:v>169</c:v>
                </c:pt>
                <c:pt idx="63">
                  <c:v>6</c:v>
                </c:pt>
                <c:pt idx="64">
                  <c:v>17</c:v>
                </c:pt>
                <c:pt idx="65">
                  <c:v>21</c:v>
                </c:pt>
                <c:pt idx="66">
                  <c:v>6</c:v>
                </c:pt>
                <c:pt idx="67">
                  <c:v>9</c:v>
                </c:pt>
                <c:pt idx="68">
                  <c:v>10</c:v>
                </c:pt>
                <c:pt idx="69">
                  <c:v>6</c:v>
                </c:pt>
                <c:pt idx="70">
                  <c:v>10</c:v>
                </c:pt>
                <c:pt idx="71">
                  <c:v>18</c:v>
                </c:pt>
                <c:pt idx="72">
                  <c:v>8</c:v>
                </c:pt>
                <c:pt idx="73">
                  <c:v>24</c:v>
                </c:pt>
                <c:pt idx="74">
                  <c:v>8</c:v>
                </c:pt>
                <c:pt idx="75">
                  <c:v>25</c:v>
                </c:pt>
                <c:pt idx="76">
                  <c:v>14</c:v>
                </c:pt>
                <c:pt idx="77">
                  <c:v>9</c:v>
                </c:pt>
                <c:pt idx="78">
                  <c:v>7</c:v>
                </c:pt>
                <c:pt idx="79">
                  <c:v>11</c:v>
                </c:pt>
                <c:pt idx="80">
                  <c:v>9</c:v>
                </c:pt>
                <c:pt idx="81">
                  <c:v>11</c:v>
                </c:pt>
                <c:pt idx="82">
                  <c:v>42</c:v>
                </c:pt>
                <c:pt idx="83">
                  <c:v>8</c:v>
                </c:pt>
                <c:pt idx="84">
                  <c:v>25</c:v>
                </c:pt>
                <c:pt idx="85">
                  <c:v>5</c:v>
                </c:pt>
                <c:pt idx="86">
                  <c:v>24</c:v>
                </c:pt>
                <c:pt idx="87">
                  <c:v>10</c:v>
                </c:pt>
                <c:pt idx="88">
                  <c:v>8</c:v>
                </c:pt>
                <c:pt idx="89">
                  <c:v>12</c:v>
                </c:pt>
                <c:pt idx="90">
                  <c:v>13</c:v>
                </c:pt>
                <c:pt idx="91">
                  <c:v>14</c:v>
                </c:pt>
                <c:pt idx="92">
                  <c:v>10</c:v>
                </c:pt>
                <c:pt idx="93">
                  <c:v>15</c:v>
                </c:pt>
                <c:pt idx="94">
                  <c:v>12</c:v>
                </c:pt>
                <c:pt idx="95">
                  <c:v>20</c:v>
                </c:pt>
                <c:pt idx="96">
                  <c:v>16</c:v>
                </c:pt>
                <c:pt idx="97">
                  <c:v>10</c:v>
                </c:pt>
                <c:pt idx="98">
                  <c:v>15</c:v>
                </c:pt>
                <c:pt idx="99">
                  <c:v>11</c:v>
                </c:pt>
                <c:pt idx="100">
                  <c:v>18</c:v>
                </c:pt>
                <c:pt idx="101">
                  <c:v>17</c:v>
                </c:pt>
                <c:pt idx="102">
                  <c:v>16</c:v>
                </c:pt>
                <c:pt idx="103">
                  <c:v>10</c:v>
                </c:pt>
                <c:pt idx="104">
                  <c:v>11</c:v>
                </c:pt>
                <c:pt idx="105">
                  <c:v>14</c:v>
                </c:pt>
                <c:pt idx="106">
                  <c:v>12</c:v>
                </c:pt>
                <c:pt idx="107">
                  <c:v>15</c:v>
                </c:pt>
                <c:pt idx="108">
                  <c:v>10</c:v>
                </c:pt>
                <c:pt idx="109">
                  <c:v>22</c:v>
                </c:pt>
                <c:pt idx="110">
                  <c:v>13</c:v>
                </c:pt>
                <c:pt idx="111">
                  <c:v>11</c:v>
                </c:pt>
                <c:pt idx="112">
                  <c:v>26</c:v>
                </c:pt>
                <c:pt idx="113">
                  <c:v>12</c:v>
                </c:pt>
                <c:pt idx="114">
                  <c:v>8</c:v>
                </c:pt>
                <c:pt idx="115">
                  <c:v>10</c:v>
                </c:pt>
                <c:pt idx="116">
                  <c:v>18</c:v>
                </c:pt>
                <c:pt idx="117">
                  <c:v>18</c:v>
                </c:pt>
                <c:pt idx="118">
                  <c:v>12</c:v>
                </c:pt>
                <c:pt idx="119">
                  <c:v>13</c:v>
                </c:pt>
                <c:pt idx="120">
                  <c:v>17</c:v>
                </c:pt>
                <c:pt idx="121">
                  <c:v>11</c:v>
                </c:pt>
                <c:pt idx="122">
                  <c:v>11</c:v>
                </c:pt>
                <c:pt idx="123">
                  <c:v>10</c:v>
                </c:pt>
                <c:pt idx="124">
                  <c:v>15</c:v>
                </c:pt>
                <c:pt idx="125">
                  <c:v>26</c:v>
                </c:pt>
                <c:pt idx="126">
                  <c:v>16</c:v>
                </c:pt>
                <c:pt idx="127">
                  <c:v>12</c:v>
                </c:pt>
                <c:pt idx="128">
                  <c:v>14</c:v>
                </c:pt>
                <c:pt idx="129">
                  <c:v>19</c:v>
                </c:pt>
                <c:pt idx="130">
                  <c:v>11</c:v>
                </c:pt>
                <c:pt idx="131">
                  <c:v>9</c:v>
                </c:pt>
                <c:pt idx="132">
                  <c:v>13</c:v>
                </c:pt>
                <c:pt idx="133">
                  <c:v>17</c:v>
                </c:pt>
                <c:pt idx="134">
                  <c:v>24</c:v>
                </c:pt>
                <c:pt idx="135">
                  <c:v>33</c:v>
                </c:pt>
                <c:pt idx="136">
                  <c:v>21</c:v>
                </c:pt>
                <c:pt idx="137">
                  <c:v>128</c:v>
                </c:pt>
                <c:pt idx="138">
                  <c:v>14</c:v>
                </c:pt>
                <c:pt idx="139">
                  <c:v>23</c:v>
                </c:pt>
                <c:pt idx="140">
                  <c:v>12</c:v>
                </c:pt>
                <c:pt idx="141">
                  <c:v>14</c:v>
                </c:pt>
                <c:pt idx="142">
                  <c:v>23</c:v>
                </c:pt>
                <c:pt idx="143">
                  <c:v>17</c:v>
                </c:pt>
                <c:pt idx="144">
                  <c:v>37</c:v>
                </c:pt>
                <c:pt idx="145">
                  <c:v>13</c:v>
                </c:pt>
                <c:pt idx="146">
                  <c:v>78</c:v>
                </c:pt>
                <c:pt idx="147">
                  <c:v>45</c:v>
                </c:pt>
                <c:pt idx="148">
                  <c:v>27</c:v>
                </c:pt>
                <c:pt idx="149">
                  <c:v>15</c:v>
                </c:pt>
                <c:pt idx="150">
                  <c:v>30</c:v>
                </c:pt>
                <c:pt idx="151">
                  <c:v>15</c:v>
                </c:pt>
                <c:pt idx="152">
                  <c:v>13</c:v>
                </c:pt>
                <c:pt idx="153">
                  <c:v>17</c:v>
                </c:pt>
                <c:pt idx="154">
                  <c:v>18</c:v>
                </c:pt>
                <c:pt idx="155">
                  <c:v>18</c:v>
                </c:pt>
                <c:pt idx="156">
                  <c:v>12</c:v>
                </c:pt>
                <c:pt idx="157">
                  <c:v>15</c:v>
                </c:pt>
                <c:pt idx="158">
                  <c:v>28</c:v>
                </c:pt>
                <c:pt idx="159">
                  <c:v>46</c:v>
                </c:pt>
                <c:pt idx="160">
                  <c:v>15</c:v>
                </c:pt>
                <c:pt idx="161">
                  <c:v>13</c:v>
                </c:pt>
                <c:pt idx="162">
                  <c:v>15</c:v>
                </c:pt>
                <c:pt idx="163">
                  <c:v>20</c:v>
                </c:pt>
                <c:pt idx="164">
                  <c:v>20</c:v>
                </c:pt>
                <c:pt idx="165">
                  <c:v>21</c:v>
                </c:pt>
                <c:pt idx="166">
                  <c:v>15</c:v>
                </c:pt>
                <c:pt idx="167">
                  <c:v>72</c:v>
                </c:pt>
                <c:pt idx="168">
                  <c:v>41</c:v>
                </c:pt>
                <c:pt idx="169">
                  <c:v>16</c:v>
                </c:pt>
                <c:pt idx="170">
                  <c:v>29</c:v>
                </c:pt>
                <c:pt idx="171">
                  <c:v>15</c:v>
                </c:pt>
                <c:pt idx="172">
                  <c:v>14</c:v>
                </c:pt>
                <c:pt idx="173">
                  <c:v>16</c:v>
                </c:pt>
                <c:pt idx="174">
                  <c:v>13</c:v>
                </c:pt>
                <c:pt idx="175">
                  <c:v>28</c:v>
                </c:pt>
                <c:pt idx="176">
                  <c:v>23</c:v>
                </c:pt>
                <c:pt idx="177">
                  <c:v>17</c:v>
                </c:pt>
                <c:pt idx="178">
                  <c:v>17</c:v>
                </c:pt>
                <c:pt idx="179">
                  <c:v>18</c:v>
                </c:pt>
                <c:pt idx="180">
                  <c:v>13</c:v>
                </c:pt>
                <c:pt idx="181">
                  <c:v>32</c:v>
                </c:pt>
                <c:pt idx="182">
                  <c:v>14</c:v>
                </c:pt>
                <c:pt idx="183">
                  <c:v>35</c:v>
                </c:pt>
                <c:pt idx="184">
                  <c:v>26</c:v>
                </c:pt>
                <c:pt idx="185">
                  <c:v>21</c:v>
                </c:pt>
                <c:pt idx="186">
                  <c:v>18</c:v>
                </c:pt>
                <c:pt idx="187">
                  <c:v>21</c:v>
                </c:pt>
                <c:pt idx="188">
                  <c:v>22</c:v>
                </c:pt>
                <c:pt idx="189">
                  <c:v>17</c:v>
                </c:pt>
                <c:pt idx="190">
                  <c:v>16</c:v>
                </c:pt>
                <c:pt idx="191">
                  <c:v>12</c:v>
                </c:pt>
                <c:pt idx="192">
                  <c:v>14</c:v>
                </c:pt>
                <c:pt idx="193">
                  <c:v>17</c:v>
                </c:pt>
                <c:pt idx="194">
                  <c:v>24</c:v>
                </c:pt>
                <c:pt idx="195">
                  <c:v>12</c:v>
                </c:pt>
                <c:pt idx="196">
                  <c:v>20</c:v>
                </c:pt>
                <c:pt idx="197">
                  <c:v>20</c:v>
                </c:pt>
                <c:pt idx="198">
                  <c:v>24</c:v>
                </c:pt>
                <c:pt idx="199">
                  <c:v>37</c:v>
                </c:pt>
                <c:pt idx="200">
                  <c:v>13</c:v>
                </c:pt>
                <c:pt idx="201">
                  <c:v>19</c:v>
                </c:pt>
                <c:pt idx="202">
                  <c:v>11</c:v>
                </c:pt>
                <c:pt idx="203">
                  <c:v>13</c:v>
                </c:pt>
                <c:pt idx="204">
                  <c:v>14</c:v>
                </c:pt>
                <c:pt idx="205">
                  <c:v>16</c:v>
                </c:pt>
                <c:pt idx="206">
                  <c:v>18</c:v>
                </c:pt>
                <c:pt idx="207">
                  <c:v>24</c:v>
                </c:pt>
                <c:pt idx="208">
                  <c:v>15</c:v>
                </c:pt>
                <c:pt idx="209">
                  <c:v>31</c:v>
                </c:pt>
                <c:pt idx="210">
                  <c:v>45</c:v>
                </c:pt>
                <c:pt idx="211">
                  <c:v>16</c:v>
                </c:pt>
                <c:pt idx="212">
                  <c:v>20</c:v>
                </c:pt>
                <c:pt idx="213">
                  <c:v>20</c:v>
                </c:pt>
                <c:pt idx="214">
                  <c:v>23</c:v>
                </c:pt>
                <c:pt idx="215">
                  <c:v>23</c:v>
                </c:pt>
                <c:pt idx="216">
                  <c:v>16</c:v>
                </c:pt>
                <c:pt idx="217">
                  <c:v>17</c:v>
                </c:pt>
                <c:pt idx="218">
                  <c:v>19</c:v>
                </c:pt>
                <c:pt idx="219">
                  <c:v>20</c:v>
                </c:pt>
                <c:pt idx="220">
                  <c:v>10</c:v>
                </c:pt>
                <c:pt idx="221">
                  <c:v>20</c:v>
                </c:pt>
                <c:pt idx="222">
                  <c:v>20</c:v>
                </c:pt>
                <c:pt idx="223">
                  <c:v>96</c:v>
                </c:pt>
                <c:pt idx="224">
                  <c:v>29</c:v>
                </c:pt>
                <c:pt idx="225">
                  <c:v>18</c:v>
                </c:pt>
                <c:pt idx="226">
                  <c:v>20</c:v>
                </c:pt>
                <c:pt idx="227">
                  <c:v>15</c:v>
                </c:pt>
                <c:pt idx="228">
                  <c:v>39</c:v>
                </c:pt>
                <c:pt idx="229">
                  <c:v>34</c:v>
                </c:pt>
                <c:pt idx="230">
                  <c:v>20</c:v>
                </c:pt>
                <c:pt idx="231">
                  <c:v>22</c:v>
                </c:pt>
                <c:pt idx="232">
                  <c:v>18</c:v>
                </c:pt>
                <c:pt idx="233">
                  <c:v>16</c:v>
                </c:pt>
                <c:pt idx="234">
                  <c:v>19</c:v>
                </c:pt>
                <c:pt idx="235">
                  <c:v>15</c:v>
                </c:pt>
                <c:pt idx="236">
                  <c:v>29</c:v>
                </c:pt>
                <c:pt idx="237">
                  <c:v>20</c:v>
                </c:pt>
                <c:pt idx="238">
                  <c:v>13</c:v>
                </c:pt>
                <c:pt idx="239">
                  <c:v>28</c:v>
                </c:pt>
                <c:pt idx="240">
                  <c:v>19</c:v>
                </c:pt>
                <c:pt idx="241">
                  <c:v>48</c:v>
                </c:pt>
                <c:pt idx="242">
                  <c:v>18</c:v>
                </c:pt>
                <c:pt idx="243">
                  <c:v>26</c:v>
                </c:pt>
                <c:pt idx="244">
                  <c:v>15</c:v>
                </c:pt>
                <c:pt idx="245">
                  <c:v>18</c:v>
                </c:pt>
                <c:pt idx="246">
                  <c:v>29</c:v>
                </c:pt>
                <c:pt idx="247">
                  <c:v>57</c:v>
                </c:pt>
                <c:pt idx="248">
                  <c:v>31</c:v>
                </c:pt>
                <c:pt idx="249">
                  <c:v>17</c:v>
                </c:pt>
                <c:pt idx="250">
                  <c:v>24</c:v>
                </c:pt>
                <c:pt idx="251">
                  <c:v>32</c:v>
                </c:pt>
                <c:pt idx="252">
                  <c:v>19</c:v>
                </c:pt>
                <c:pt idx="253">
                  <c:v>17</c:v>
                </c:pt>
                <c:pt idx="254">
                  <c:v>16</c:v>
                </c:pt>
                <c:pt idx="255">
                  <c:v>17</c:v>
                </c:pt>
                <c:pt idx="256">
                  <c:v>31</c:v>
                </c:pt>
                <c:pt idx="257">
                  <c:v>17</c:v>
                </c:pt>
                <c:pt idx="258">
                  <c:v>17</c:v>
                </c:pt>
                <c:pt idx="259">
                  <c:v>17</c:v>
                </c:pt>
                <c:pt idx="260">
                  <c:v>19</c:v>
                </c:pt>
                <c:pt idx="261">
                  <c:v>23</c:v>
                </c:pt>
                <c:pt idx="262">
                  <c:v>20</c:v>
                </c:pt>
                <c:pt idx="263">
                  <c:v>17</c:v>
                </c:pt>
                <c:pt idx="264">
                  <c:v>22</c:v>
                </c:pt>
                <c:pt idx="265">
                  <c:v>20</c:v>
                </c:pt>
                <c:pt idx="266">
                  <c:v>21</c:v>
                </c:pt>
                <c:pt idx="267">
                  <c:v>24</c:v>
                </c:pt>
                <c:pt idx="268">
                  <c:v>34</c:v>
                </c:pt>
                <c:pt idx="269">
                  <c:v>18</c:v>
                </c:pt>
                <c:pt idx="270">
                  <c:v>16</c:v>
                </c:pt>
                <c:pt idx="271">
                  <c:v>25</c:v>
                </c:pt>
                <c:pt idx="272">
                  <c:v>32</c:v>
                </c:pt>
                <c:pt idx="273">
                  <c:v>21</c:v>
                </c:pt>
                <c:pt idx="274">
                  <c:v>17</c:v>
                </c:pt>
                <c:pt idx="275">
                  <c:v>47</c:v>
                </c:pt>
                <c:pt idx="276">
                  <c:v>19</c:v>
                </c:pt>
                <c:pt idx="277">
                  <c:v>32</c:v>
                </c:pt>
                <c:pt idx="278">
                  <c:v>27</c:v>
                </c:pt>
                <c:pt idx="279">
                  <c:v>19</c:v>
                </c:pt>
                <c:pt idx="280">
                  <c:v>30</c:v>
                </c:pt>
                <c:pt idx="281">
                  <c:v>23</c:v>
                </c:pt>
                <c:pt idx="282">
                  <c:v>15</c:v>
                </c:pt>
                <c:pt idx="283">
                  <c:v>18</c:v>
                </c:pt>
                <c:pt idx="284">
                  <c:v>19</c:v>
                </c:pt>
                <c:pt idx="285">
                  <c:v>21</c:v>
                </c:pt>
                <c:pt idx="286">
                  <c:v>24</c:v>
                </c:pt>
                <c:pt idx="287">
                  <c:v>14</c:v>
                </c:pt>
                <c:pt idx="288">
                  <c:v>19</c:v>
                </c:pt>
                <c:pt idx="289">
                  <c:v>20</c:v>
                </c:pt>
                <c:pt idx="290">
                  <c:v>17</c:v>
                </c:pt>
                <c:pt idx="291">
                  <c:v>19</c:v>
                </c:pt>
                <c:pt idx="292">
                  <c:v>25</c:v>
                </c:pt>
                <c:pt idx="293">
                  <c:v>31</c:v>
                </c:pt>
                <c:pt idx="294">
                  <c:v>26</c:v>
                </c:pt>
                <c:pt idx="295">
                  <c:v>19</c:v>
                </c:pt>
                <c:pt idx="296">
                  <c:v>35</c:v>
                </c:pt>
                <c:pt idx="297">
                  <c:v>30</c:v>
                </c:pt>
                <c:pt idx="298">
                  <c:v>24</c:v>
                </c:pt>
                <c:pt idx="299">
                  <c:v>107</c:v>
                </c:pt>
                <c:pt idx="300">
                  <c:v>23</c:v>
                </c:pt>
                <c:pt idx="301">
                  <c:v>22</c:v>
                </c:pt>
                <c:pt idx="302">
                  <c:v>23</c:v>
                </c:pt>
                <c:pt idx="303">
                  <c:v>23</c:v>
                </c:pt>
                <c:pt idx="304">
                  <c:v>23</c:v>
                </c:pt>
                <c:pt idx="305">
                  <c:v>20</c:v>
                </c:pt>
                <c:pt idx="306">
                  <c:v>32</c:v>
                </c:pt>
                <c:pt idx="307">
                  <c:v>34</c:v>
                </c:pt>
                <c:pt idx="308">
                  <c:v>25</c:v>
                </c:pt>
                <c:pt idx="309">
                  <c:v>27</c:v>
                </c:pt>
                <c:pt idx="310">
                  <c:v>33</c:v>
                </c:pt>
                <c:pt idx="311">
                  <c:v>20</c:v>
                </c:pt>
                <c:pt idx="312">
                  <c:v>27</c:v>
                </c:pt>
                <c:pt idx="313">
                  <c:v>39</c:v>
                </c:pt>
                <c:pt idx="314">
                  <c:v>31</c:v>
                </c:pt>
                <c:pt idx="315">
                  <c:v>20</c:v>
                </c:pt>
                <c:pt idx="316">
                  <c:v>75</c:v>
                </c:pt>
                <c:pt idx="317">
                  <c:v>27</c:v>
                </c:pt>
                <c:pt idx="318">
                  <c:v>25</c:v>
                </c:pt>
                <c:pt idx="319">
                  <c:v>26</c:v>
                </c:pt>
                <c:pt idx="320">
                  <c:v>19</c:v>
                </c:pt>
                <c:pt idx="321">
                  <c:v>27</c:v>
                </c:pt>
                <c:pt idx="322">
                  <c:v>20</c:v>
                </c:pt>
                <c:pt idx="323">
                  <c:v>37</c:v>
                </c:pt>
                <c:pt idx="324">
                  <c:v>24</c:v>
                </c:pt>
                <c:pt idx="325">
                  <c:v>26</c:v>
                </c:pt>
                <c:pt idx="326">
                  <c:v>19</c:v>
                </c:pt>
                <c:pt idx="327">
                  <c:v>18</c:v>
                </c:pt>
                <c:pt idx="328">
                  <c:v>19</c:v>
                </c:pt>
                <c:pt idx="329">
                  <c:v>27</c:v>
                </c:pt>
                <c:pt idx="330">
                  <c:v>18</c:v>
                </c:pt>
                <c:pt idx="331">
                  <c:v>24</c:v>
                </c:pt>
                <c:pt idx="332">
                  <c:v>25</c:v>
                </c:pt>
                <c:pt idx="333">
                  <c:v>41</c:v>
                </c:pt>
                <c:pt idx="334">
                  <c:v>19</c:v>
                </c:pt>
                <c:pt idx="335">
                  <c:v>34</c:v>
                </c:pt>
                <c:pt idx="336">
                  <c:v>23</c:v>
                </c:pt>
                <c:pt idx="337">
                  <c:v>19</c:v>
                </c:pt>
                <c:pt idx="338">
                  <c:v>22</c:v>
                </c:pt>
                <c:pt idx="339">
                  <c:v>22</c:v>
                </c:pt>
                <c:pt idx="340">
                  <c:v>23</c:v>
                </c:pt>
                <c:pt idx="341">
                  <c:v>44</c:v>
                </c:pt>
                <c:pt idx="342">
                  <c:v>28</c:v>
                </c:pt>
                <c:pt idx="343">
                  <c:v>34</c:v>
                </c:pt>
                <c:pt idx="344">
                  <c:v>22</c:v>
                </c:pt>
                <c:pt idx="345">
                  <c:v>27</c:v>
                </c:pt>
                <c:pt idx="346">
                  <c:v>24</c:v>
                </c:pt>
                <c:pt idx="347">
                  <c:v>25</c:v>
                </c:pt>
                <c:pt idx="348">
                  <c:v>38</c:v>
                </c:pt>
                <c:pt idx="349">
                  <c:v>23</c:v>
                </c:pt>
                <c:pt idx="350">
                  <c:v>22</c:v>
                </c:pt>
                <c:pt idx="351">
                  <c:v>19</c:v>
                </c:pt>
                <c:pt idx="352">
                  <c:v>32</c:v>
                </c:pt>
                <c:pt idx="353">
                  <c:v>25</c:v>
                </c:pt>
                <c:pt idx="354">
                  <c:v>22</c:v>
                </c:pt>
                <c:pt idx="355">
                  <c:v>30</c:v>
                </c:pt>
                <c:pt idx="356">
                  <c:v>35</c:v>
                </c:pt>
                <c:pt idx="357">
                  <c:v>31</c:v>
                </c:pt>
                <c:pt idx="358">
                  <c:v>27</c:v>
                </c:pt>
                <c:pt idx="359">
                  <c:v>31</c:v>
                </c:pt>
                <c:pt idx="360">
                  <c:v>20</c:v>
                </c:pt>
                <c:pt idx="361">
                  <c:v>31</c:v>
                </c:pt>
                <c:pt idx="362">
                  <c:v>38</c:v>
                </c:pt>
                <c:pt idx="363">
                  <c:v>29</c:v>
                </c:pt>
                <c:pt idx="364">
                  <c:v>23</c:v>
                </c:pt>
                <c:pt idx="365">
                  <c:v>59</c:v>
                </c:pt>
                <c:pt idx="366">
                  <c:v>52</c:v>
                </c:pt>
                <c:pt idx="367">
                  <c:v>24</c:v>
                </c:pt>
                <c:pt idx="368">
                  <c:v>27</c:v>
                </c:pt>
                <c:pt idx="369">
                  <c:v>26</c:v>
                </c:pt>
                <c:pt idx="370">
                  <c:v>36</c:v>
                </c:pt>
                <c:pt idx="371">
                  <c:v>35</c:v>
                </c:pt>
                <c:pt idx="372">
                  <c:v>26</c:v>
                </c:pt>
                <c:pt idx="373">
                  <c:v>34</c:v>
                </c:pt>
                <c:pt idx="374">
                  <c:v>33</c:v>
                </c:pt>
                <c:pt idx="375">
                  <c:v>28</c:v>
                </c:pt>
                <c:pt idx="376">
                  <c:v>36</c:v>
                </c:pt>
                <c:pt idx="377">
                  <c:v>22</c:v>
                </c:pt>
                <c:pt idx="378">
                  <c:v>25</c:v>
                </c:pt>
                <c:pt idx="379">
                  <c:v>26</c:v>
                </c:pt>
                <c:pt idx="380">
                  <c:v>32</c:v>
                </c:pt>
                <c:pt idx="381">
                  <c:v>27</c:v>
                </c:pt>
                <c:pt idx="382">
                  <c:v>36</c:v>
                </c:pt>
                <c:pt idx="383">
                  <c:v>27</c:v>
                </c:pt>
                <c:pt idx="384">
                  <c:v>26</c:v>
                </c:pt>
                <c:pt idx="385">
                  <c:v>29</c:v>
                </c:pt>
                <c:pt idx="386">
                  <c:v>24</c:v>
                </c:pt>
                <c:pt idx="387">
                  <c:v>22</c:v>
                </c:pt>
                <c:pt idx="388">
                  <c:v>26</c:v>
                </c:pt>
                <c:pt idx="389">
                  <c:v>22</c:v>
                </c:pt>
                <c:pt idx="390">
                  <c:v>24</c:v>
                </c:pt>
                <c:pt idx="391">
                  <c:v>28</c:v>
                </c:pt>
                <c:pt idx="392">
                  <c:v>52</c:v>
                </c:pt>
                <c:pt idx="393">
                  <c:v>33</c:v>
                </c:pt>
                <c:pt idx="394">
                  <c:v>24</c:v>
                </c:pt>
                <c:pt idx="395">
                  <c:v>44</c:v>
                </c:pt>
                <c:pt idx="396">
                  <c:v>25</c:v>
                </c:pt>
                <c:pt idx="397">
                  <c:v>28</c:v>
                </c:pt>
                <c:pt idx="398">
                  <c:v>48</c:v>
                </c:pt>
                <c:pt idx="399">
                  <c:v>82</c:v>
                </c:pt>
                <c:pt idx="400">
                  <c:v>54</c:v>
                </c:pt>
                <c:pt idx="401">
                  <c:v>25</c:v>
                </c:pt>
                <c:pt idx="402">
                  <c:v>26</c:v>
                </c:pt>
                <c:pt idx="403">
                  <c:v>43</c:v>
                </c:pt>
                <c:pt idx="404">
                  <c:v>34</c:v>
                </c:pt>
                <c:pt idx="405">
                  <c:v>24</c:v>
                </c:pt>
                <c:pt idx="406">
                  <c:v>23</c:v>
                </c:pt>
                <c:pt idx="407">
                  <c:v>41</c:v>
                </c:pt>
                <c:pt idx="408">
                  <c:v>33</c:v>
                </c:pt>
                <c:pt idx="409">
                  <c:v>32</c:v>
                </c:pt>
                <c:pt idx="410">
                  <c:v>29</c:v>
                </c:pt>
                <c:pt idx="411">
                  <c:v>22</c:v>
                </c:pt>
                <c:pt idx="412">
                  <c:v>32</c:v>
                </c:pt>
                <c:pt idx="413">
                  <c:v>32</c:v>
                </c:pt>
                <c:pt idx="414">
                  <c:v>38</c:v>
                </c:pt>
                <c:pt idx="415">
                  <c:v>31</c:v>
                </c:pt>
                <c:pt idx="416">
                  <c:v>25</c:v>
                </c:pt>
                <c:pt idx="417">
                  <c:v>29</c:v>
                </c:pt>
                <c:pt idx="418">
                  <c:v>21</c:v>
                </c:pt>
                <c:pt idx="419">
                  <c:v>28</c:v>
                </c:pt>
                <c:pt idx="420">
                  <c:v>72</c:v>
                </c:pt>
                <c:pt idx="421">
                  <c:v>33</c:v>
                </c:pt>
                <c:pt idx="422">
                  <c:v>25</c:v>
                </c:pt>
                <c:pt idx="423">
                  <c:v>34</c:v>
                </c:pt>
                <c:pt idx="424">
                  <c:v>27</c:v>
                </c:pt>
                <c:pt idx="425">
                  <c:v>35</c:v>
                </c:pt>
                <c:pt idx="426">
                  <c:v>28</c:v>
                </c:pt>
                <c:pt idx="427">
                  <c:v>29</c:v>
                </c:pt>
                <c:pt idx="428">
                  <c:v>26</c:v>
                </c:pt>
                <c:pt idx="429">
                  <c:v>32</c:v>
                </c:pt>
                <c:pt idx="430">
                  <c:v>21</c:v>
                </c:pt>
                <c:pt idx="431">
                  <c:v>33</c:v>
                </c:pt>
                <c:pt idx="432">
                  <c:v>45</c:v>
                </c:pt>
                <c:pt idx="433">
                  <c:v>29</c:v>
                </c:pt>
                <c:pt idx="434">
                  <c:v>24</c:v>
                </c:pt>
                <c:pt idx="435">
                  <c:v>55</c:v>
                </c:pt>
                <c:pt idx="436">
                  <c:v>24</c:v>
                </c:pt>
                <c:pt idx="437">
                  <c:v>25</c:v>
                </c:pt>
                <c:pt idx="438">
                  <c:v>41</c:v>
                </c:pt>
                <c:pt idx="439">
                  <c:v>25</c:v>
                </c:pt>
                <c:pt idx="440">
                  <c:v>24</c:v>
                </c:pt>
                <c:pt idx="441">
                  <c:v>29</c:v>
                </c:pt>
                <c:pt idx="442">
                  <c:v>66</c:v>
                </c:pt>
                <c:pt idx="443">
                  <c:v>29</c:v>
                </c:pt>
                <c:pt idx="444">
                  <c:v>32</c:v>
                </c:pt>
                <c:pt idx="445">
                  <c:v>47</c:v>
                </c:pt>
                <c:pt idx="446">
                  <c:v>29</c:v>
                </c:pt>
                <c:pt idx="447">
                  <c:v>25</c:v>
                </c:pt>
                <c:pt idx="448">
                  <c:v>29</c:v>
                </c:pt>
                <c:pt idx="449">
                  <c:v>27</c:v>
                </c:pt>
                <c:pt idx="450">
                  <c:v>35</c:v>
                </c:pt>
                <c:pt idx="451">
                  <c:v>26</c:v>
                </c:pt>
                <c:pt idx="452">
                  <c:v>39</c:v>
                </c:pt>
                <c:pt idx="453">
                  <c:v>33</c:v>
                </c:pt>
                <c:pt idx="454">
                  <c:v>74</c:v>
                </c:pt>
                <c:pt idx="455">
                  <c:v>24</c:v>
                </c:pt>
                <c:pt idx="456">
                  <c:v>30</c:v>
                </c:pt>
                <c:pt idx="457">
                  <c:v>25</c:v>
                </c:pt>
                <c:pt idx="458">
                  <c:v>45</c:v>
                </c:pt>
                <c:pt idx="459">
                  <c:v>27</c:v>
                </c:pt>
                <c:pt idx="460">
                  <c:v>42</c:v>
                </c:pt>
                <c:pt idx="461">
                  <c:v>26</c:v>
                </c:pt>
                <c:pt idx="462">
                  <c:v>48</c:v>
                </c:pt>
                <c:pt idx="463">
                  <c:v>72</c:v>
                </c:pt>
                <c:pt idx="464">
                  <c:v>37</c:v>
                </c:pt>
                <c:pt idx="465">
                  <c:v>47</c:v>
                </c:pt>
                <c:pt idx="466">
                  <c:v>34</c:v>
                </c:pt>
                <c:pt idx="467">
                  <c:v>24</c:v>
                </c:pt>
                <c:pt idx="468">
                  <c:v>33</c:v>
                </c:pt>
                <c:pt idx="469">
                  <c:v>38</c:v>
                </c:pt>
                <c:pt idx="470">
                  <c:v>23</c:v>
                </c:pt>
                <c:pt idx="471">
                  <c:v>28</c:v>
                </c:pt>
                <c:pt idx="472">
                  <c:v>42</c:v>
                </c:pt>
                <c:pt idx="473">
                  <c:v>32</c:v>
                </c:pt>
                <c:pt idx="474">
                  <c:v>22</c:v>
                </c:pt>
                <c:pt idx="475">
                  <c:v>31</c:v>
                </c:pt>
                <c:pt idx="476">
                  <c:v>41</c:v>
                </c:pt>
                <c:pt idx="477">
                  <c:v>35</c:v>
                </c:pt>
                <c:pt idx="478">
                  <c:v>46</c:v>
                </c:pt>
                <c:pt idx="479">
                  <c:v>29</c:v>
                </c:pt>
                <c:pt idx="480">
                  <c:v>34</c:v>
                </c:pt>
                <c:pt idx="481">
                  <c:v>67</c:v>
                </c:pt>
                <c:pt idx="482">
                  <c:v>31</c:v>
                </c:pt>
                <c:pt idx="483">
                  <c:v>30</c:v>
                </c:pt>
                <c:pt idx="484">
                  <c:v>40</c:v>
                </c:pt>
                <c:pt idx="485">
                  <c:v>27</c:v>
                </c:pt>
                <c:pt idx="486">
                  <c:v>37</c:v>
                </c:pt>
                <c:pt idx="487">
                  <c:v>40</c:v>
                </c:pt>
                <c:pt idx="488">
                  <c:v>29</c:v>
                </c:pt>
                <c:pt idx="489">
                  <c:v>46</c:v>
                </c:pt>
                <c:pt idx="490">
                  <c:v>38</c:v>
                </c:pt>
                <c:pt idx="491">
                  <c:v>43</c:v>
                </c:pt>
                <c:pt idx="492">
                  <c:v>29</c:v>
                </c:pt>
                <c:pt idx="493">
                  <c:v>35</c:v>
                </c:pt>
                <c:pt idx="494">
                  <c:v>30</c:v>
                </c:pt>
                <c:pt idx="495">
                  <c:v>35</c:v>
                </c:pt>
                <c:pt idx="496">
                  <c:v>27</c:v>
                </c:pt>
                <c:pt idx="497">
                  <c:v>56</c:v>
                </c:pt>
                <c:pt idx="498">
                  <c:v>29</c:v>
                </c:pt>
                <c:pt idx="499">
                  <c:v>41</c:v>
                </c:pt>
                <c:pt idx="500">
                  <c:v>32</c:v>
                </c:pt>
                <c:pt idx="501">
                  <c:v>35</c:v>
                </c:pt>
                <c:pt idx="502">
                  <c:v>35</c:v>
                </c:pt>
                <c:pt idx="503">
                  <c:v>45</c:v>
                </c:pt>
                <c:pt idx="504">
                  <c:v>26</c:v>
                </c:pt>
                <c:pt idx="505">
                  <c:v>25</c:v>
                </c:pt>
                <c:pt idx="506">
                  <c:v>33</c:v>
                </c:pt>
                <c:pt idx="507">
                  <c:v>28</c:v>
                </c:pt>
                <c:pt idx="508">
                  <c:v>27</c:v>
                </c:pt>
                <c:pt idx="509">
                  <c:v>42</c:v>
                </c:pt>
                <c:pt idx="510">
                  <c:v>42</c:v>
                </c:pt>
                <c:pt idx="511">
                  <c:v>41</c:v>
                </c:pt>
                <c:pt idx="512">
                  <c:v>25</c:v>
                </c:pt>
                <c:pt idx="513">
                  <c:v>32</c:v>
                </c:pt>
                <c:pt idx="514">
                  <c:v>30</c:v>
                </c:pt>
                <c:pt idx="515">
                  <c:v>28</c:v>
                </c:pt>
                <c:pt idx="516">
                  <c:v>41</c:v>
                </c:pt>
                <c:pt idx="517">
                  <c:v>24</c:v>
                </c:pt>
                <c:pt idx="518">
                  <c:v>38</c:v>
                </c:pt>
                <c:pt idx="519">
                  <c:v>35</c:v>
                </c:pt>
                <c:pt idx="520">
                  <c:v>36</c:v>
                </c:pt>
                <c:pt idx="521">
                  <c:v>40</c:v>
                </c:pt>
                <c:pt idx="522">
                  <c:v>31</c:v>
                </c:pt>
                <c:pt idx="523">
                  <c:v>38</c:v>
                </c:pt>
                <c:pt idx="524">
                  <c:v>29</c:v>
                </c:pt>
                <c:pt idx="525">
                  <c:v>40</c:v>
                </c:pt>
                <c:pt idx="526">
                  <c:v>34</c:v>
                </c:pt>
                <c:pt idx="527">
                  <c:v>35</c:v>
                </c:pt>
                <c:pt idx="528">
                  <c:v>24</c:v>
                </c:pt>
                <c:pt idx="529">
                  <c:v>22</c:v>
                </c:pt>
                <c:pt idx="530">
                  <c:v>46</c:v>
                </c:pt>
                <c:pt idx="531">
                  <c:v>40</c:v>
                </c:pt>
                <c:pt idx="532">
                  <c:v>36</c:v>
                </c:pt>
                <c:pt idx="533">
                  <c:v>33</c:v>
                </c:pt>
                <c:pt idx="534">
                  <c:v>30</c:v>
                </c:pt>
                <c:pt idx="535">
                  <c:v>30</c:v>
                </c:pt>
                <c:pt idx="536">
                  <c:v>105</c:v>
                </c:pt>
                <c:pt idx="537">
                  <c:v>50</c:v>
                </c:pt>
                <c:pt idx="538">
                  <c:v>46</c:v>
                </c:pt>
                <c:pt idx="539">
                  <c:v>30</c:v>
                </c:pt>
                <c:pt idx="540">
                  <c:v>34</c:v>
                </c:pt>
                <c:pt idx="541">
                  <c:v>31</c:v>
                </c:pt>
                <c:pt idx="542">
                  <c:v>30</c:v>
                </c:pt>
                <c:pt idx="543">
                  <c:v>33</c:v>
                </c:pt>
                <c:pt idx="544">
                  <c:v>35</c:v>
                </c:pt>
                <c:pt idx="545">
                  <c:v>40</c:v>
                </c:pt>
                <c:pt idx="546">
                  <c:v>32</c:v>
                </c:pt>
                <c:pt idx="547">
                  <c:v>42</c:v>
                </c:pt>
                <c:pt idx="548">
                  <c:v>27</c:v>
                </c:pt>
                <c:pt idx="549">
                  <c:v>44</c:v>
                </c:pt>
                <c:pt idx="550">
                  <c:v>31</c:v>
                </c:pt>
                <c:pt idx="551">
                  <c:v>36</c:v>
                </c:pt>
                <c:pt idx="552">
                  <c:v>30</c:v>
                </c:pt>
                <c:pt idx="553">
                  <c:v>36</c:v>
                </c:pt>
                <c:pt idx="554">
                  <c:v>31</c:v>
                </c:pt>
                <c:pt idx="555">
                  <c:v>24</c:v>
                </c:pt>
                <c:pt idx="556">
                  <c:v>27</c:v>
                </c:pt>
                <c:pt idx="557">
                  <c:v>31</c:v>
                </c:pt>
                <c:pt idx="558">
                  <c:v>42</c:v>
                </c:pt>
                <c:pt idx="559">
                  <c:v>39</c:v>
                </c:pt>
                <c:pt idx="560">
                  <c:v>31</c:v>
                </c:pt>
                <c:pt idx="561">
                  <c:v>34</c:v>
                </c:pt>
                <c:pt idx="562">
                  <c:v>31</c:v>
                </c:pt>
                <c:pt idx="563">
                  <c:v>38</c:v>
                </c:pt>
                <c:pt idx="564">
                  <c:v>33</c:v>
                </c:pt>
                <c:pt idx="565">
                  <c:v>35</c:v>
                </c:pt>
                <c:pt idx="566">
                  <c:v>45</c:v>
                </c:pt>
                <c:pt idx="567">
                  <c:v>49</c:v>
                </c:pt>
                <c:pt idx="568">
                  <c:v>35</c:v>
                </c:pt>
                <c:pt idx="569">
                  <c:v>39</c:v>
                </c:pt>
                <c:pt idx="570">
                  <c:v>31</c:v>
                </c:pt>
                <c:pt idx="571">
                  <c:v>34</c:v>
                </c:pt>
                <c:pt idx="572">
                  <c:v>41</c:v>
                </c:pt>
                <c:pt idx="573">
                  <c:v>60</c:v>
                </c:pt>
                <c:pt idx="574">
                  <c:v>35</c:v>
                </c:pt>
                <c:pt idx="575">
                  <c:v>46</c:v>
                </c:pt>
                <c:pt idx="576">
                  <c:v>39</c:v>
                </c:pt>
                <c:pt idx="577">
                  <c:v>26</c:v>
                </c:pt>
                <c:pt idx="578">
                  <c:v>37</c:v>
                </c:pt>
                <c:pt idx="579">
                  <c:v>30</c:v>
                </c:pt>
                <c:pt idx="580">
                  <c:v>35</c:v>
                </c:pt>
                <c:pt idx="581">
                  <c:v>44</c:v>
                </c:pt>
                <c:pt idx="582">
                  <c:v>31</c:v>
                </c:pt>
                <c:pt idx="583">
                  <c:v>33</c:v>
                </c:pt>
                <c:pt idx="584">
                  <c:v>30</c:v>
                </c:pt>
                <c:pt idx="585">
                  <c:v>27</c:v>
                </c:pt>
                <c:pt idx="586">
                  <c:v>41</c:v>
                </c:pt>
                <c:pt idx="587">
                  <c:v>31</c:v>
                </c:pt>
                <c:pt idx="588">
                  <c:v>39</c:v>
                </c:pt>
                <c:pt idx="589">
                  <c:v>32</c:v>
                </c:pt>
                <c:pt idx="590">
                  <c:v>33</c:v>
                </c:pt>
                <c:pt idx="591">
                  <c:v>28</c:v>
                </c:pt>
                <c:pt idx="592">
                  <c:v>46</c:v>
                </c:pt>
                <c:pt idx="593">
                  <c:v>38</c:v>
                </c:pt>
                <c:pt idx="594">
                  <c:v>34</c:v>
                </c:pt>
                <c:pt idx="595">
                  <c:v>48</c:v>
                </c:pt>
                <c:pt idx="596">
                  <c:v>40</c:v>
                </c:pt>
                <c:pt idx="597">
                  <c:v>36</c:v>
                </c:pt>
                <c:pt idx="598">
                  <c:v>29</c:v>
                </c:pt>
                <c:pt idx="599">
                  <c:v>31</c:v>
                </c:pt>
                <c:pt idx="600">
                  <c:v>38</c:v>
                </c:pt>
                <c:pt idx="601">
                  <c:v>33</c:v>
                </c:pt>
                <c:pt idx="602">
                  <c:v>41</c:v>
                </c:pt>
                <c:pt idx="603">
                  <c:v>29</c:v>
                </c:pt>
                <c:pt idx="604">
                  <c:v>30</c:v>
                </c:pt>
                <c:pt idx="605">
                  <c:v>26</c:v>
                </c:pt>
                <c:pt idx="606">
                  <c:v>35</c:v>
                </c:pt>
                <c:pt idx="607">
                  <c:v>40</c:v>
                </c:pt>
                <c:pt idx="608">
                  <c:v>36</c:v>
                </c:pt>
                <c:pt idx="609">
                  <c:v>52</c:v>
                </c:pt>
                <c:pt idx="610">
                  <c:v>31</c:v>
                </c:pt>
                <c:pt idx="611">
                  <c:v>33</c:v>
                </c:pt>
                <c:pt idx="612">
                  <c:v>26</c:v>
                </c:pt>
                <c:pt idx="613">
                  <c:v>28</c:v>
                </c:pt>
                <c:pt idx="614">
                  <c:v>36</c:v>
                </c:pt>
                <c:pt idx="615">
                  <c:v>32</c:v>
                </c:pt>
                <c:pt idx="616">
                  <c:v>24</c:v>
                </c:pt>
                <c:pt idx="617">
                  <c:v>26</c:v>
                </c:pt>
                <c:pt idx="618">
                  <c:v>31</c:v>
                </c:pt>
                <c:pt idx="619">
                  <c:v>34</c:v>
                </c:pt>
                <c:pt idx="620">
                  <c:v>34</c:v>
                </c:pt>
                <c:pt idx="621">
                  <c:v>39</c:v>
                </c:pt>
                <c:pt idx="622">
                  <c:v>25</c:v>
                </c:pt>
                <c:pt idx="623">
                  <c:v>41</c:v>
                </c:pt>
                <c:pt idx="624">
                  <c:v>28</c:v>
                </c:pt>
                <c:pt idx="625">
                  <c:v>28</c:v>
                </c:pt>
                <c:pt idx="626">
                  <c:v>31</c:v>
                </c:pt>
                <c:pt idx="627">
                  <c:v>33</c:v>
                </c:pt>
                <c:pt idx="628">
                  <c:v>30</c:v>
                </c:pt>
                <c:pt idx="629">
                  <c:v>32</c:v>
                </c:pt>
                <c:pt idx="630">
                  <c:v>27</c:v>
                </c:pt>
                <c:pt idx="631">
                  <c:v>36</c:v>
                </c:pt>
                <c:pt idx="632">
                  <c:v>33</c:v>
                </c:pt>
                <c:pt idx="633">
                  <c:v>29</c:v>
                </c:pt>
                <c:pt idx="634">
                  <c:v>30</c:v>
                </c:pt>
                <c:pt idx="635">
                  <c:v>48</c:v>
                </c:pt>
                <c:pt idx="636">
                  <c:v>35</c:v>
                </c:pt>
                <c:pt idx="637">
                  <c:v>40</c:v>
                </c:pt>
                <c:pt idx="638">
                  <c:v>36</c:v>
                </c:pt>
                <c:pt idx="639">
                  <c:v>32</c:v>
                </c:pt>
                <c:pt idx="640">
                  <c:v>36</c:v>
                </c:pt>
                <c:pt idx="641">
                  <c:v>33</c:v>
                </c:pt>
                <c:pt idx="642">
                  <c:v>34</c:v>
                </c:pt>
                <c:pt idx="643">
                  <c:v>29</c:v>
                </c:pt>
                <c:pt idx="644">
                  <c:v>32</c:v>
                </c:pt>
                <c:pt idx="645">
                  <c:v>29</c:v>
                </c:pt>
                <c:pt idx="646">
                  <c:v>29</c:v>
                </c:pt>
                <c:pt idx="647">
                  <c:v>32</c:v>
                </c:pt>
                <c:pt idx="648">
                  <c:v>30</c:v>
                </c:pt>
                <c:pt idx="649">
                  <c:v>30</c:v>
                </c:pt>
                <c:pt idx="650">
                  <c:v>31</c:v>
                </c:pt>
                <c:pt idx="651">
                  <c:v>31</c:v>
                </c:pt>
                <c:pt idx="652">
                  <c:v>32</c:v>
                </c:pt>
                <c:pt idx="653">
                  <c:v>36</c:v>
                </c:pt>
                <c:pt idx="654">
                  <c:v>27</c:v>
                </c:pt>
                <c:pt idx="655">
                  <c:v>34</c:v>
                </c:pt>
                <c:pt idx="656">
                  <c:v>33</c:v>
                </c:pt>
                <c:pt idx="657">
                  <c:v>34</c:v>
                </c:pt>
                <c:pt idx="658">
                  <c:v>30</c:v>
                </c:pt>
                <c:pt idx="659">
                  <c:v>38</c:v>
                </c:pt>
                <c:pt idx="660">
                  <c:v>26</c:v>
                </c:pt>
                <c:pt idx="661">
                  <c:v>38</c:v>
                </c:pt>
                <c:pt idx="662">
                  <c:v>28</c:v>
                </c:pt>
                <c:pt idx="663">
                  <c:v>39</c:v>
                </c:pt>
                <c:pt idx="664">
                  <c:v>29</c:v>
                </c:pt>
                <c:pt idx="665">
                  <c:v>30</c:v>
                </c:pt>
                <c:pt idx="666">
                  <c:v>26</c:v>
                </c:pt>
                <c:pt idx="667">
                  <c:v>27</c:v>
                </c:pt>
                <c:pt idx="668">
                  <c:v>38</c:v>
                </c:pt>
                <c:pt idx="669">
                  <c:v>27</c:v>
                </c:pt>
                <c:pt idx="670">
                  <c:v>34</c:v>
                </c:pt>
                <c:pt idx="671">
                  <c:v>30</c:v>
                </c:pt>
                <c:pt idx="672">
                  <c:v>39</c:v>
                </c:pt>
                <c:pt idx="673">
                  <c:v>36</c:v>
                </c:pt>
                <c:pt idx="674">
                  <c:v>31</c:v>
                </c:pt>
                <c:pt idx="675">
                  <c:v>32</c:v>
                </c:pt>
                <c:pt idx="676">
                  <c:v>33</c:v>
                </c:pt>
                <c:pt idx="677">
                  <c:v>36</c:v>
                </c:pt>
                <c:pt idx="678">
                  <c:v>31</c:v>
                </c:pt>
                <c:pt idx="679">
                  <c:v>30</c:v>
                </c:pt>
                <c:pt idx="680">
                  <c:v>31</c:v>
                </c:pt>
                <c:pt idx="681">
                  <c:v>27</c:v>
                </c:pt>
                <c:pt idx="682">
                  <c:v>30</c:v>
                </c:pt>
                <c:pt idx="683">
                  <c:v>34</c:v>
                </c:pt>
                <c:pt idx="684">
                  <c:v>38</c:v>
                </c:pt>
                <c:pt idx="685">
                  <c:v>35</c:v>
                </c:pt>
                <c:pt idx="686">
                  <c:v>31</c:v>
                </c:pt>
                <c:pt idx="687">
                  <c:v>34</c:v>
                </c:pt>
                <c:pt idx="688">
                  <c:v>29</c:v>
                </c:pt>
                <c:pt idx="689">
                  <c:v>38</c:v>
                </c:pt>
                <c:pt idx="690">
                  <c:v>31</c:v>
                </c:pt>
                <c:pt idx="691">
                  <c:v>35</c:v>
                </c:pt>
                <c:pt idx="692">
                  <c:v>27</c:v>
                </c:pt>
                <c:pt idx="693">
                  <c:v>39</c:v>
                </c:pt>
                <c:pt idx="694">
                  <c:v>38</c:v>
                </c:pt>
                <c:pt idx="695">
                  <c:v>30</c:v>
                </c:pt>
                <c:pt idx="696">
                  <c:v>31</c:v>
                </c:pt>
                <c:pt idx="697">
                  <c:v>29</c:v>
                </c:pt>
                <c:pt idx="698">
                  <c:v>37</c:v>
                </c:pt>
                <c:pt idx="699">
                  <c:v>34</c:v>
                </c:pt>
                <c:pt idx="700">
                  <c:v>33</c:v>
                </c:pt>
                <c:pt idx="701">
                  <c:v>32</c:v>
                </c:pt>
                <c:pt idx="702">
                  <c:v>33</c:v>
                </c:pt>
                <c:pt idx="703">
                  <c:v>43</c:v>
                </c:pt>
                <c:pt idx="704">
                  <c:v>36</c:v>
                </c:pt>
                <c:pt idx="705">
                  <c:v>36</c:v>
                </c:pt>
                <c:pt idx="706">
                  <c:v>24</c:v>
                </c:pt>
                <c:pt idx="707">
                  <c:v>29</c:v>
                </c:pt>
                <c:pt idx="708">
                  <c:v>37</c:v>
                </c:pt>
                <c:pt idx="709">
                  <c:v>36</c:v>
                </c:pt>
                <c:pt idx="710">
                  <c:v>43</c:v>
                </c:pt>
                <c:pt idx="711">
                  <c:v>37</c:v>
                </c:pt>
                <c:pt idx="712">
                  <c:v>32</c:v>
                </c:pt>
                <c:pt idx="713">
                  <c:v>30</c:v>
                </c:pt>
                <c:pt idx="714">
                  <c:v>37</c:v>
                </c:pt>
                <c:pt idx="715">
                  <c:v>31</c:v>
                </c:pt>
                <c:pt idx="716">
                  <c:v>39</c:v>
                </c:pt>
                <c:pt idx="717">
                  <c:v>26</c:v>
                </c:pt>
                <c:pt idx="718">
                  <c:v>36</c:v>
                </c:pt>
                <c:pt idx="719">
                  <c:v>40</c:v>
                </c:pt>
                <c:pt idx="720">
                  <c:v>37</c:v>
                </c:pt>
                <c:pt idx="721">
                  <c:v>32</c:v>
                </c:pt>
                <c:pt idx="722">
                  <c:v>36</c:v>
                </c:pt>
                <c:pt idx="723">
                  <c:v>49</c:v>
                </c:pt>
                <c:pt idx="724">
                  <c:v>55</c:v>
                </c:pt>
                <c:pt idx="725">
                  <c:v>252</c:v>
                </c:pt>
                <c:pt idx="726">
                  <c:v>128</c:v>
                </c:pt>
                <c:pt idx="727">
                  <c:v>29</c:v>
                </c:pt>
                <c:pt idx="728">
                  <c:v>35</c:v>
                </c:pt>
                <c:pt idx="729">
                  <c:v>37</c:v>
                </c:pt>
                <c:pt idx="730">
                  <c:v>29</c:v>
                </c:pt>
                <c:pt idx="731">
                  <c:v>36</c:v>
                </c:pt>
                <c:pt idx="732">
                  <c:v>36</c:v>
                </c:pt>
                <c:pt idx="733">
                  <c:v>27</c:v>
                </c:pt>
                <c:pt idx="734">
                  <c:v>32</c:v>
                </c:pt>
                <c:pt idx="735">
                  <c:v>34</c:v>
                </c:pt>
                <c:pt idx="736">
                  <c:v>35</c:v>
                </c:pt>
                <c:pt idx="737">
                  <c:v>35</c:v>
                </c:pt>
                <c:pt idx="738">
                  <c:v>34</c:v>
                </c:pt>
                <c:pt idx="739">
                  <c:v>34</c:v>
                </c:pt>
                <c:pt idx="740">
                  <c:v>42</c:v>
                </c:pt>
                <c:pt idx="741">
                  <c:v>40</c:v>
                </c:pt>
                <c:pt idx="742">
                  <c:v>26</c:v>
                </c:pt>
                <c:pt idx="743">
                  <c:v>26</c:v>
                </c:pt>
                <c:pt idx="744">
                  <c:v>33</c:v>
                </c:pt>
                <c:pt idx="745">
                  <c:v>34</c:v>
                </c:pt>
                <c:pt idx="746">
                  <c:v>38</c:v>
                </c:pt>
                <c:pt idx="747">
                  <c:v>33</c:v>
                </c:pt>
                <c:pt idx="748">
                  <c:v>48</c:v>
                </c:pt>
                <c:pt idx="749">
                  <c:v>34</c:v>
                </c:pt>
              </c:numCache>
            </c:numRef>
          </c:val>
          <c:smooth val="0"/>
          <c:extLst>
            <c:ext xmlns:c16="http://schemas.microsoft.com/office/drawing/2014/chart" uri="{C3380CC4-5D6E-409C-BE32-E72D297353CC}">
              <c16:uniqueId val="{00000000-0FE2-4F68-9C5A-6C9FE97EE38B}"/>
            </c:ext>
          </c:extLst>
        </c:ser>
        <c:dLbls>
          <c:showLegendKey val="0"/>
          <c:showVal val="0"/>
          <c:showCatName val="0"/>
          <c:showSerName val="0"/>
          <c:showPercent val="0"/>
          <c:showBubbleSize val="0"/>
        </c:dLbls>
        <c:smooth val="0"/>
        <c:axId val="397846480"/>
        <c:axId val="508601712"/>
      </c:lineChart>
      <c:catAx>
        <c:axId val="397846480"/>
        <c:scaling>
          <c:orientation val="minMax"/>
        </c:scaling>
        <c:delete val="0"/>
        <c:axPos val="b"/>
        <c:title>
          <c:tx>
            <c:rich>
              <a:bodyPr rot="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r>
                  <a:rPr lang="it-IT" sz="2000"/>
                  <a:t>N°</a:t>
                </a:r>
                <a:r>
                  <a:rPr lang="it-IT" sz="2000" baseline="0"/>
                  <a:t> of executions</a:t>
                </a:r>
                <a:endParaRPr lang="it-IT" sz="2000"/>
              </a:p>
            </c:rich>
          </c:tx>
          <c:overlay val="0"/>
          <c:spPr>
            <a:noFill/>
            <a:ln>
              <a:noFill/>
            </a:ln>
            <a:effectLst/>
          </c:spPr>
          <c:txPr>
            <a:bodyPr rot="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8601712"/>
        <c:crosses val="autoZero"/>
        <c:auto val="1"/>
        <c:lblAlgn val="ctr"/>
        <c:lblOffset val="100"/>
        <c:noMultiLvlLbl val="0"/>
      </c:catAx>
      <c:valAx>
        <c:axId val="50860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r>
                  <a:rPr lang="it-IT" sz="2000"/>
                  <a:t>Execution Time</a:t>
                </a:r>
                <a:r>
                  <a:rPr lang="it-IT" sz="2000" baseline="0"/>
                  <a:t> (ms)</a:t>
                </a:r>
                <a:endParaRPr lang="it-IT" sz="2000"/>
              </a:p>
            </c:rich>
          </c:tx>
          <c:overlay val="0"/>
          <c:spPr>
            <a:noFill/>
            <a:ln>
              <a:noFill/>
            </a:ln>
            <a:effectLst/>
          </c:spPr>
          <c:txPr>
            <a:bodyPr rot="-540000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7846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69100-EE15-4036-80F2-63F39B1D6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Pages>
  <Words>9305</Words>
  <Characters>53043</Characters>
  <Application>Microsoft Office Word</Application>
  <DocSecurity>0</DocSecurity>
  <Lines>442</Lines>
  <Paragraphs>124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Romani</dc:creator>
  <cp:lastModifiedBy>Michele Romani</cp:lastModifiedBy>
  <cp:revision>17</cp:revision>
  <dcterms:created xsi:type="dcterms:W3CDTF">2017-02-19T18:35:00Z</dcterms:created>
  <dcterms:modified xsi:type="dcterms:W3CDTF">2017-03-06T13:45:00Z</dcterms:modified>
</cp:coreProperties>
</file>